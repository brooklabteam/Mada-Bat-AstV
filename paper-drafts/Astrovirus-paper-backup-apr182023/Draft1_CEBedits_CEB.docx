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5DF2C" w14:textId="32F5D657" w:rsidR="005959D8" w:rsidRDefault="005959D8" w:rsidP="003A0AAB">
      <w:pPr>
        <w:jc w:val="center"/>
      </w:pPr>
      <w:commentRangeStart w:id="0"/>
      <w:r>
        <w:t>N</w:t>
      </w:r>
      <w:r w:rsidR="00A34D4F">
        <w:t>ovel</w:t>
      </w:r>
      <w:r>
        <w:t xml:space="preserve"> bat astrovirus strain from </w:t>
      </w:r>
      <w:r>
        <w:rPr>
          <w:i/>
          <w:iCs/>
        </w:rPr>
        <w:t xml:space="preserve">Rousettus </w:t>
      </w:r>
      <w:proofErr w:type="spellStart"/>
      <w:r>
        <w:rPr>
          <w:i/>
          <w:iCs/>
        </w:rPr>
        <w:t>madagascariensis</w:t>
      </w:r>
      <w:proofErr w:type="spellEnd"/>
      <w:r>
        <w:t xml:space="preserve"> sheds </w:t>
      </w:r>
      <w:r w:rsidR="00E654F3">
        <w:t>light</w:t>
      </w:r>
      <w:r>
        <w:t xml:space="preserve"> on </w:t>
      </w:r>
      <w:r w:rsidR="00F72F3F">
        <w:t xml:space="preserve">the evolutionary history of </w:t>
      </w:r>
      <w:r>
        <w:t>bat astrovirus</w:t>
      </w:r>
      <w:r w:rsidR="00F72F3F">
        <w:t>es</w:t>
      </w:r>
    </w:p>
    <w:p w14:paraId="3E094604" w14:textId="2DB25AE8" w:rsidR="009670E9" w:rsidRPr="005959D8" w:rsidRDefault="009670E9" w:rsidP="003A0AAB">
      <w:pPr>
        <w:jc w:val="center"/>
      </w:pPr>
      <w:r>
        <w:t xml:space="preserve">Molecular detection of </w:t>
      </w:r>
      <w:ins w:id="1" w:author="Cara Brook" w:date="2023-03-02T19:44:00Z">
        <w:r w:rsidR="007D2982">
          <w:t xml:space="preserve">whole genome sequences of </w:t>
        </w:r>
      </w:ins>
      <w:r>
        <w:t>novel astroviruses in Malagasy bats</w:t>
      </w:r>
      <w:commentRangeEnd w:id="0"/>
      <w:r w:rsidR="007D2982">
        <w:rPr>
          <w:rStyle w:val="CommentReference"/>
        </w:rPr>
        <w:commentReference w:id="0"/>
      </w:r>
    </w:p>
    <w:p w14:paraId="4F2135C7" w14:textId="77777777" w:rsidR="00AD16C8" w:rsidRDefault="00AD16C8"/>
    <w:p w14:paraId="54A78B6E" w14:textId="6BEAB6E8" w:rsidR="00B7283E" w:rsidRDefault="00B7283E">
      <w:r>
        <w:t>INTRODUCTION</w:t>
      </w:r>
    </w:p>
    <w:p w14:paraId="0225DA3C" w14:textId="0FFF57CC" w:rsidR="00852014" w:rsidRDefault="00154EA1" w:rsidP="000F5B85">
      <w:r>
        <w:t xml:space="preserve">Bats (order: </w:t>
      </w:r>
      <w:proofErr w:type="spellStart"/>
      <w:r>
        <w:t>Chiroptera</w:t>
      </w:r>
      <w:proofErr w:type="spellEnd"/>
      <w:r>
        <w:t>) are an extremely diverse mammalian order</w:t>
      </w:r>
      <w:r w:rsidR="001D72E8">
        <w:t xml:space="preserve"> that in recent years </w:t>
      </w:r>
      <w:commentRangeStart w:id="2"/>
      <w:r w:rsidR="001D72E8">
        <w:t xml:space="preserve">have </w:t>
      </w:r>
      <w:commentRangeEnd w:id="2"/>
      <w:r w:rsidR="007D2982">
        <w:rPr>
          <w:rStyle w:val="CommentReference"/>
        </w:rPr>
        <w:commentReference w:id="2"/>
      </w:r>
      <w:r w:rsidR="001D72E8">
        <w:t xml:space="preserve">been </w:t>
      </w:r>
      <w:r w:rsidR="00415E32">
        <w:t>posi</w:t>
      </w:r>
      <w:r w:rsidR="00FC14D7">
        <w:t>ted</w:t>
      </w:r>
      <w:r w:rsidR="001D72E8">
        <w:t xml:space="preserve"> as reservoirs of many of the world’s most virulent emerging viruses</w:t>
      </w:r>
      <w:r w:rsidR="00852014">
        <w:t xml:space="preserve"> </w:t>
      </w:r>
      <w:r w:rsidR="004012D1">
        <w:fldChar w:fldCharType="begin"/>
      </w:r>
      <w:r w:rsidR="002F610E">
        <w:instrText xml:space="preserve"> ADDIN ZOTERO_ITEM CSL_CITATION {"citationID":"PnJh4L2P","properties":{"formattedCitation":"\\super 1,2\\nosupersub{}","plainCitation":"1,2","noteIndex":0},"citationItems":[{"id":600,"uris":["http://zotero.org/users/2630578/items/FQDFQTPV"],"itemData":{"id":600,"type":"article-journal","abstract":"Bats (order Chiroptera, suborders Megachiroptera [“flying foxes”] and Microchiroptera) are abundant, diverse, and geographically widespread. These mammals provide us with resources, but their importance is minimized and many of their populations and species are at risk, even threatened or endangered. Some of their characteristics (food choices, colonial or solitary nature, population structure, ability to fly, seasonal migration and daily movement patterns, torpor and hibernation, life span, roosting behaviors, ability to echolocate, virus susceptibility) make them exquisitely suitable hosts of viruses and other disease agents. Bats of certain species are well recognized as being capable of transmitting rabies virus, but recent observations of outbreaks and epidemics of newly recognized human and livestock diseases caused by viruses transmitted by various megachiropteran and microchiropteran bats have drawn attention anew to these remarkable mammals. This paper summarizes information regarding chiropteran characteristics and information regarding 66 viruses that have been isolated from bats. From these summaries, it is clear that we do not know enough about bat biology; we are doing too little in terms of bat conservation; and there remain a multitude of questions regarding the role of bats in disease emergence.","container-title":"Clinical Microbiology Reviews","DOI":"10.1128/CMR.00017-06","ISSN":"0893-8512","issue":"3","journalAbbreviation":"Clin Microbiol Rev","note":"PMID: 16847084\nPMCID: PMC1539106","page":"531-545","source":"PubMed Central","title":"Bats: Important Reservoir Hosts of Emerging Viruses","title-short":"Bats","volume":"19","author":[{"family":"Calisher","given":"Charles H."},{"family":"Childs","given":"James E."},{"family":"Field","given":"Hume E."},{"family":"Holmes","given":"Kathryn V."},{"family":"Schountz","given":"Tony"}],"issued":{"date-parts":[["2006",7]]}}},{"id":777,"uris":["http://zotero.org/users/2630578/items/GMKCSHA2"],"itemData":{"id":777,"type":"article-journal","abstract":"•\n              Bats has been considered as natural reservoirs of several highly pathogenic viruses, including Ebola virus, SARS-CoV, MERS-CoV, Nipah virus, and Hendra viruses.\n            \n            \n              •\n              Social, biological and immunological features of bats play an important role in virus maintenance and transmission.\n            \n            \n              •\n              Spillover of viruses from bats to intermediate animal hosts are thought to be the most likely route to cause human infection.\n            \n            \n              •\n              Social and cultural factors can drive the spread of bat-borne viruses in humans.\n            \n          \n        , In recent years severe infectious diseases have been constantly emerging, causing panic in the world. Now we know that many of these terrible diseases are caused by viruses originated from bats (Table 1), such as Ebola virus, Marburg, SARS coronavirus (SARS-CoV), MERS coronavirus (MERS-CoV), Nipah virus (NiV) and Hendra virus (HeV). These viruses have co-evolved with bats due to bats’ special social, biological and immunological features. Although bats are not in close contact with humans, spillover of viruses from bats to intermediate animal hosts, such as horses, pigs, civets, or non-human primates, is thought to be the most likely mode to cause human infection. Humans may also become infected with viruses through aerosol by intruding into bat roosting caves or via direct contact with bats, such as catching bats or been bitten by bats.","container-title":"Virus Research","DOI":"10.1016/j.virusres.2015.05.006","ISSN":"0168-1702","journalAbbreviation":"Virus Res","note":"PMID: 25997928\nPMCID: PMC7132474","page":"1-6","source":"PubMed Central","title":"Bats as reservoirs of severe emerging infectious diseases","volume":"205","author":[{"family":"Han","given":"Hui-Ju"},{"family":"Wen","given":"Hong-ling"},{"family":"Zhou","given":"Chuan-Min"},{"family":"Chen","given":"Fang-Fang"},{"family":"Luo","given":"Li-Mei"},{"family":"Liu","given":"Jian-wei"},{"family":"Yu","given":"Xue-Jie"}],"issued":{"date-parts":[["2015",7,2]]}}}],"schema":"https://github.com/citation-style-language/schema/raw/master/csl-citation.json"} </w:instrText>
      </w:r>
      <w:r w:rsidR="004012D1">
        <w:fldChar w:fldCharType="separate"/>
      </w:r>
      <w:r w:rsidR="002F610E" w:rsidRPr="002F610E">
        <w:rPr>
          <w:rFonts w:ascii="Calibri" w:cs="Calibri"/>
          <w:vertAlign w:val="superscript"/>
        </w:rPr>
        <w:t>1,2</w:t>
      </w:r>
      <w:r w:rsidR="004012D1">
        <w:fldChar w:fldCharType="end"/>
      </w:r>
      <w:r w:rsidR="000E319F">
        <w:t>.</w:t>
      </w:r>
      <w:r w:rsidR="00392467">
        <w:t xml:space="preserve"> </w:t>
      </w:r>
      <w:r w:rsidR="00A72D36">
        <w:t xml:space="preserve">This </w:t>
      </w:r>
      <w:commentRangeStart w:id="3"/>
      <w:r w:rsidR="00A72D36">
        <w:t>disproportioned representation</w:t>
      </w:r>
      <w:commentRangeEnd w:id="3"/>
      <w:r w:rsidR="007D2982">
        <w:rPr>
          <w:rStyle w:val="CommentReference"/>
        </w:rPr>
        <w:commentReference w:id="3"/>
      </w:r>
      <w:r w:rsidR="00A72D36">
        <w:t xml:space="preserve"> is thought to be due to a number of reasons</w:t>
      </w:r>
      <w:r w:rsidR="007A1A64">
        <w:t xml:space="preserve">, including </w:t>
      </w:r>
      <w:r w:rsidR="00AC1378">
        <w:t xml:space="preserve">immune system modifications due to the evolution of flight, long lifespans, and dense roosting aggregations that facilitate intra- and inter- species transmission </w:t>
      </w:r>
      <w:r w:rsidR="00AC1378">
        <w:fldChar w:fldCharType="begin"/>
      </w:r>
      <w:r w:rsidR="00AC1378">
        <w:instrText xml:space="preserve"> ADDIN ZOTERO_ITEM CSL_CITATION {"citationID":"Zx2pGTY9","properties":{"formattedCitation":"\\super 1,3,4\\nosupersub{}","plainCitation":"1,3,4","noteIndex":0},"citationItems":[{"id":600,"uris":["http://zotero.org/users/2630578/items/FQDFQTPV"],"itemData":{"id":600,"type":"article-journal","abstract":"Bats (order Chiroptera, suborders Megachiroptera [“flying foxes”] and Microchiroptera) are abundant, diverse, and geographically widespread. These mammals provide us with resources, but their importance is minimized and many of their populations and species are at risk, even threatened or endangered. Some of their characteristics (food choices, colonial or solitary nature, population structure, ability to fly, seasonal migration and daily movement patterns, torpor and hibernation, life span, roosting behaviors, ability to echolocate, virus susceptibility) make them exquisitely suitable hosts of viruses and other disease agents. Bats of certain species are well recognized as being capable of transmitting rabies virus, but recent observations of outbreaks and epidemics of newly recognized human and livestock diseases caused by viruses transmitted by various megachiropteran and microchiropteran bats have drawn attention anew to these remarkable mammals. This paper summarizes information regarding chiropteran characteristics and information regarding 66 viruses that have been isolated from bats. From these summaries, it is clear that we do not know enough about bat biology; we are doing too little in terms of bat conservation; and there remain a multitude of questions regarding the role of bats in disease emergence.","container-title":"Clinical Microbiology Reviews","DOI":"10.1128/CMR.00017-06","ISSN":"0893-8512","issue":"3","journalAbbreviation":"Clin Microbiol Rev","note":"PMID: 16847084\nPMCID: PMC1539106","page":"531-545","source":"PubMed Central","title":"Bats: Important Reservoir Hosts of Emerging Viruses","title-short":"Bats","volume":"19","author":[{"family":"Calisher","given":"Charles H."},{"family":"Childs","given":"James E."},{"family":"Field","given":"Hume E."},{"family":"Holmes","given":"Kathryn V."},{"family":"Schountz","given":"Tony"}],"issued":{"date-parts":[["2006",7]]}}},{"id":776,"uris":["http://zotero.org/users/2630578/items/NPA2INCW"],"itemData":{"id":776,"type":"article-journal","abstract":"Bats are the natural reservoirs of a number of high-impact viral zoonoses. We present a quantitative analysis to address the hypothesis that bats are unique in their propensity to host zoonotic viruses based on a comparison with rodents, another important host order. We found that bats indeed host more zoonotic viruses per species than rodents, and we identified life-history and ecological factors that promote zoonotic viral richness. More zoonotic viruses are hosted by species whose distributions overlap with a greater number of other species in the same taxonomic order (sympatry). Specifically in bats, there was evidence for increased zoonotic viral richness in species with smaller litters (one young), greater longevity and more litters per year. Furthermore, our results point to a new hypothesis to explain in part why bats host more zoonotic viruses per species: the stronger effect of sympatry in bats and more viruses shared between bat species suggests that interspecific transmission is more prevalent among bats than among rodents. Although bats host more zoonotic viruses per species, the total number of zoonotic viruses identified in bats (61) was lower than in rodents (68), a result of there being approximately twice the number of rodent species as bat species. Therefore, rodents should still be a serious concern as reservoirs of emerging viruses. These findings shed light on disease emergence and perpetuation mechanisms and may help lead to a predictive framework for identifying future emerging infectious virus reservoirs.","container-title":"Proceedings. Biological Sciences","DOI":"10.1098/rspb.2012.2753","ISSN":"1471-2954","issue":"1756","journalAbbreviation":"Proc Biol Sci","language":"eng","note":"PMID: 23378666\nPMCID: PMC3574368","page":"20122753","source":"PubMed","title":"A comparison of bats and rodents as reservoirs of zoonotic viruses: are bats special?","title-short":"A comparison of bats and rodents as reservoirs of zoonotic viruses","volume":"280","author":[{"family":"Luis","given":"Angela D."},{"family":"Hayman","given":"David T. S."},{"family":"O'Shea","given":"Thomas J."},{"family":"Cryan","given":"Paul M."},{"family":"Gilbert","given":"Amy T."},{"family":"Pulliam","given":"Juliet R. C."},{"family":"Mills","given":"James N."},{"family":"Timonin","given":"Mary E."},{"family":"Willis","given":"Craig K. R."},{"family":"Cunningham","given":"Andrew A."},{"family":"Fooks","given":"Anthony R."},{"family":"Rupprecht","given":"Charles E."},{"family":"Wood","given":"James L. N."},{"family":"Webb","given":"Colleen T."}],"issued":{"date-parts":[["2013",4,7]]}}},{"id":928,"uris":["http://zotero.org/users/2630578/items/5DS7RMU5"],"itemData":{"id":928,"type":"article-journal","abstract":"The ongoing West African Ebola epidemic highlights a recurring trend in the zoonotic emergence of virulent pathogens likely to come from bat reservoirs that has caused epidemiologists to ask ‘Are bats special reservoirs for emerging zoonotic pathogens?’ We collate evidence from the past decade to delineate mitochondrial mechanisms of bat physiology that have evolved to mitigate oxidative stress incurred during metabolically costly activities such as flight. We further describe how such mechanisms might have generated pleiotropic effects responsible for tumor mitigation and pathogen control in bat hosts. These synergisms may enable ‘special’ tolerance of intracellular pathogens in bat hosts; paradoxically, this may leave them more susceptible to immunopathological morbidity when attempting to clear extracellular infections such as ‘white-nose syndrome’ (WNS).","container-title":"Trends in Microbiology","DOI":"10.1016/j.tim.2014.12.004","ISSN":"0966-842X","issue":"3","journalAbbreviation":"Trends in Microbiology","language":"en","page":"172-180","source":"ScienceDirect","title":"Bats as ‘special’ reservoirs for emerging zoonotic pathogens","volume":"23","author":[{"family":"Brook","given":"Cara E."},{"family":"Dobson","given":"Andrew P."}],"issued":{"date-parts":[["2015",3,1]]}}}],"schema":"https://github.com/citation-style-language/schema/raw/master/csl-citation.json"} </w:instrText>
      </w:r>
      <w:r w:rsidR="00AC1378">
        <w:fldChar w:fldCharType="separate"/>
      </w:r>
      <w:r w:rsidR="00AC1378" w:rsidRPr="00AC1378">
        <w:rPr>
          <w:rFonts w:ascii="Calibri" w:cs="Calibri"/>
          <w:vertAlign w:val="superscript"/>
        </w:rPr>
        <w:t>1,3,4</w:t>
      </w:r>
      <w:r w:rsidR="00AC1378">
        <w:fldChar w:fldCharType="end"/>
      </w:r>
      <w:r w:rsidR="007A1A64">
        <w:t xml:space="preserve">. </w:t>
      </w:r>
      <w:r w:rsidR="00AC1378">
        <w:t xml:space="preserve">Despite their importance as reservoirs, </w:t>
      </w:r>
      <w:r w:rsidR="002528F4">
        <w:t xml:space="preserve">thorough </w:t>
      </w:r>
      <w:r w:rsidR="00417D96">
        <w:t>surveillance</w:t>
      </w:r>
      <w:r w:rsidR="002528F4">
        <w:t xml:space="preserve"> of the </w:t>
      </w:r>
      <w:r w:rsidR="005D1748">
        <w:t>viruses</w:t>
      </w:r>
      <w:r w:rsidR="002528F4">
        <w:t xml:space="preserve"> hosted by bats</w:t>
      </w:r>
      <w:r w:rsidR="00417D96">
        <w:t xml:space="preserve"> </w:t>
      </w:r>
      <w:r w:rsidR="002528F4">
        <w:t xml:space="preserve">has been restricted to few </w:t>
      </w:r>
      <w:r w:rsidR="005D1748">
        <w:t>species</w:t>
      </w:r>
      <w:r w:rsidR="002528F4">
        <w:t xml:space="preserve"> and locations.</w:t>
      </w:r>
      <w:r w:rsidR="00417D96">
        <w:t xml:space="preserve">  </w:t>
      </w:r>
    </w:p>
    <w:p w14:paraId="51D7DEF0" w14:textId="61906F02" w:rsidR="00AF2E53" w:rsidRDefault="00AF2E53" w:rsidP="000F5B85"/>
    <w:p w14:paraId="7CFF870D" w14:textId="4AFF0F5F" w:rsidR="00AF2E53" w:rsidRDefault="00AF2E53" w:rsidP="000F5B85">
      <w:r>
        <w:t xml:space="preserve">The island of Madagascar provides an important case study for viral surveillance to test the presence and evolutionary history of </w:t>
      </w:r>
      <w:r w:rsidR="00BA6062">
        <w:t xml:space="preserve">bat </w:t>
      </w:r>
      <w:r>
        <w:t>viruses and investigate their zoonotic potential. Madagascar hosts 46 bat species with nearly 80% endemism, the result of a unique biogeographical history</w:t>
      </w:r>
      <w:r>
        <w:fldChar w:fldCharType="begin"/>
      </w:r>
      <w:r w:rsidR="00925F7C">
        <w:instrText xml:space="preserve"> ADDIN ZOTERO_ITEM CSL_CITATION {"citationID":"vCuetguz","properties":{"formattedCitation":"\\super 5,6\\nosupersub{}","plainCitation":"5,6","noteIndex":0},"citationItems":[{"id":598,"uris":["http://zotero.org/users/2630578/items/TA5A9XCF"],"itemData":{"id":598,"type":"article-journal","abstract":"Populations of the Malagasy Hipposideros commersoni (family Hipposideridae) are threatened by deforestation and hunting. Maximum likelihood and Bayesian analysis of 148 cytochrome b sequences found this species to be paraphyletic and composed of three well-supported monophyletic clades. Clades B and C form a monophyletic lineage that can be referred to H. commersoni; these two clades are separated by 6% sequence variation. Clade A represents a distinct evolutionary lineage separate (9–11% average sequence divergence) from H. commersoni (clades B and C) and is named herein as a new species, Hipposideros cryptovalorona sp. nov. In the phylogeny presented herein, this species is strongly associated with the outgroup taxa Hipposideros gigas and Hipposideros vittatus, both restricted to Africa. External, cranial and dental measurements taken from the same individuals used in the molecular study indicate no clear distinction in morphology amongst these three clades; this includes noseleaf structure and craniodental characteristics. Principal component analyses showed limited separation of the three clades. Comparison to a Quaternary fossil species from north-west Madagascar, Hipposideros besaoka, found little morphological overlap between any of the three clades and this extinct species. Hence, at least three species of Hipposideros have occurred on Madagascar since the Late Pleistocene, two extant (H. commersoni s.s. and H. cryptovalorona sp. nov.) and one extinct (H. besaoka). © 2015 The Linnean Society of London","container-title":"Zoological Journal of the Linnean Society","DOI":"10.1111/zoj.12368","ISSN":"1096-3642","issue":"2","language":"en","note":"_eprint: https://onlinelibrary.wiley.com/doi/pdf/10.1111/zoj.12368","page":"428-449","source":"Wiley Online Library","title":"How many species of Hipposideros have occurred on Madagascar since the Late Pleistocene?","volume":"177","author":[{"family":"Goodman","given":"Steven M."},{"family":"Schoeman","given":"M. Corrie"},{"family":"Rakotoarivelo","given":"Andrinajoro"},{"family":"Willows-Munro","given":"Sandi"}],"issued":{"date-parts":[["2016"]]}}},{"id":491,"uris":["http://zotero.org/users/2630578/items/D8MIPUT4"],"itemData":{"id":491,"type":"article-journal","container-title":"Science","DOI":"10.1126/science.1105113","issue":"5709","note":"publisher: American Association for the Advancement of Science","page":"580-584","source":"science.org (Atypon)","title":"A Molecular Phylogeny for Bats Illuminates Biogeography and the Fossil Record","volume":"307","author":[{"family":"Teeling","given":"Emma C."},{"family":"Springer","given":"Mark S."},{"family":"Madsen","given":"Ole"},{"family":"Bates","given":"Paul"},{"family":"O'Brien","given":"Stephen J."},{"family":"Murphy","given":"William J."}],"issued":{"date-parts":[["2005",1,28]]}}}],"schema":"https://github.com/citation-style-language/schema/raw/master/csl-citation.json"} </w:instrText>
      </w:r>
      <w:r>
        <w:fldChar w:fldCharType="separate"/>
      </w:r>
      <w:r w:rsidR="00925F7C" w:rsidRPr="00925F7C">
        <w:rPr>
          <w:rFonts w:ascii="Calibri" w:cs="Calibri"/>
          <w:vertAlign w:val="superscript"/>
        </w:rPr>
        <w:t>5,6</w:t>
      </w:r>
      <w:r>
        <w:fldChar w:fldCharType="end"/>
      </w:r>
      <w:r>
        <w:t xml:space="preserve">. This isolation has also led to the coevolution of extraordinarily diverse viruses within Malagasy </w:t>
      </w:r>
      <w:commentRangeStart w:id="4"/>
      <w:r>
        <w:t>bats</w:t>
      </w:r>
      <w:r>
        <w:fldChar w:fldCharType="begin"/>
      </w:r>
      <w:r w:rsidR="00925F7C">
        <w:instrText xml:space="preserve"> ADDIN ZOTERO_ITEM CSL_CITATION {"citationID":"Opn7rWgi","properties":{"formattedCitation":"\\super 7,8\\nosupersub{}","plainCitation":"7,8","noteIndex":0},"citationItems":[{"id":159,"uris":["http://zotero.org/users/2630578/items/QIAKBUGD"],"itemData":{"id":159,"type":"article-journal","abstract":"Emerging Microbes &amp; Infections (2017) 6, e58; doi:10.1038/emi.2017.47; published online 21 June 2017.","container-title":"Emerging Microbes and Infections","DOI":"10.1038/EMI.2017.47/SUPPL_FILE/TEMI_A_12040154_SM0002.PDF","ISSN":"22221751","issue":"1","note":"PMID: 28634357\npublisher: Taylor and Francis Ltd.","page":"1-3","title":"Astroviruses in bats, Madagascar","volume":"6","author":[{"family":"Lebarbenchon","given":"Camille"},{"family":"Ramasindrazana","given":"Beza"},{"family":"Joffrin","given":"Léa"},{"family":"Bos","given":"Sandra"},{"family":"Lagadec","given":"Erwan"},{"family":"Le Minter","given":"Gildas"},{"family":"Gomard","given":"Yann"},{"family":"Tortosa","given":"Pablo"},{"family":"Wilkinson","given":"David A."},{"family":"Goodman","given":"Steven M."},{"family":"Mavingui","given":"Patrick"}],"issued":{"date-parts":[["2017"]]}}},{"id":458,"uris":["http://zotero.org/users/2630578/items/6MK2C25A"],"itemData":{"id":458,"type":"article-journal","abstract":"Bats are natural reservoirs for both Alpha- and Betacoronaviruses and the hypothesized original hosts of five of seven known zoonotic coronaviruses. To date, the vast majority of bat coronavirus research has been concentrated in Asia, though coronaviruses are globally distributed; indeed, SARS-CoV and SARS-CoV-2-related Betacoronaviruses in the subgenus Sarbecovirus have been identified circulating in Rhinolophid bats in both Africa and Europe, despite the relative dearth of surveillance in these regions. As part of a long-term study examining the dynamics of potentially zoonotic viruses in three species of endemic Madagascar fruit bat (Pteropus rufus, Eidolon dupreanum, Rousettus madagascariensis), we carried out metagenomic Next Generation Sequencing (mNGS) on urine, throat, and fecal samples obtained from wild-caught individuals. We report detection of RNA derived from Betacoronavirus subgenus Nobecovirus in fecal samples from all three species and describe full genome sequences of novel Nobecoviruses in P. rufus and R. madagascariensis. Phylogenetic analysis indicates the existence of five distinct Nobecovirus clades, one of which is defined by the highly divergent ancestral sequence reported here from P. rufus bats. Madagascar Nobecoviruses derived from P. rufus and R. madagascariensis demonstrate, respectively, Asian and African phylogeographic origins, mirroring those of their fruit bat hosts. Bootscan recombination analysis indicates significant selection has taken place in the spike, nucleocapsid, and NS7 accessory protein regions of the genome for viruses derived from both bat hosts. Madagascar offers a unique phylogeographic nexus of bats and viruses with both Asian and African phylogeographic origins, providing opportunities for unprecedented mixing of viral groups and, potentially, recombination. As fruit bats are handled and consumed widely across Madagascar for subsistence, understanding the landscape of potentially zoonotic coronavirus circulation is essential for mitigation of future zoonotic threats.","container-title":"Frontiers in Public Health","DOI":"10.3389/fpubh.2022.786060","ISSN":"2296-2565","journalAbbreviation":"Front Public Health","note":"PMID: 35223729\nPMCID: PMC8873168","page":"786060","source":"PubMed Central","title":"Full Genome Nobecovirus Sequences From Malagasy Fruit Bats Define a Unique Evolutionary History for This Coronavirus Clade","volume":"10","author":[{"family":"Kettenburg","given":"Gwenddolen"},{"family":"Kistler","given":"Amy"},{"family":"Ranaivoson","given":"Hafaliana Christian"},{"family":"Ahyong","given":"Vida"},{"family":"Andrianiaina","given":"Angelo"},{"family":"Andry","given":"Santino"},{"family":"DeRisi","given":"Joseph L."},{"family":"Gentles","given":"Anecia"},{"family":"Raharinosy","given":"Vololoniaina"},{"family":"Randriambolamanantsoa","given":"Tsiry Hasina"},{"family":"Ravelomanantsoa","given":"Ny Anjara Fifi"},{"family":"Tato","given":"Cristina M."},{"family":"Dussart","given":"Philippe"},{"family":"Heraud","given":"Jean-Michel"},{"family":"Brook","given":"Cara E."}],"issued":{"date-parts":[["2022",2,11]]}}}],"schema":"https://github.com/citation-style-language/schema/raw/master/csl-citation.json"} </w:instrText>
      </w:r>
      <w:r>
        <w:fldChar w:fldCharType="separate"/>
      </w:r>
      <w:r w:rsidR="00925F7C" w:rsidRPr="00925F7C">
        <w:rPr>
          <w:rFonts w:ascii="Calibri" w:cs="Calibri"/>
          <w:vertAlign w:val="superscript"/>
        </w:rPr>
        <w:t>7,8</w:t>
      </w:r>
      <w:r>
        <w:fldChar w:fldCharType="end"/>
      </w:r>
      <w:r>
        <w:t xml:space="preserve">. </w:t>
      </w:r>
      <w:commentRangeEnd w:id="4"/>
      <w:r w:rsidR="007D2982">
        <w:rPr>
          <w:rStyle w:val="CommentReference"/>
        </w:rPr>
        <w:commentReference w:id="4"/>
      </w:r>
      <w:r>
        <w:t>Moreover, high human-bat contact rates due to hunting</w:t>
      </w:r>
      <w:r w:rsidR="00D62292">
        <w:t>, particularly of large fruit bats,</w:t>
      </w:r>
      <w:r>
        <w:t xml:space="preserve"> across the island increase the potential for zoonotic spillover</w:t>
      </w:r>
      <w:r w:rsidR="004C335E">
        <w:fldChar w:fldCharType="begin"/>
      </w:r>
      <w:r w:rsidR="004C335E">
        <w:instrText xml:space="preserve"> ADDIN ZOTERO_ITEM CSL_CITATION {"citationID":"61yL5w6b","properties":{"formattedCitation":"\\super 9\\nosupersub{}","plainCitation":"9","noteIndex":0},"citationItems":[{"id":564,"uris":["http://zotero.org/users/2630578/items/V2LI6967"],"itemData":{"id":564,"type":"article-journal","abstract":"Bats are eaten by people throughout Madagascar and although\nthe larger species like Pteropus rufus, Eidolon dupreanum,\nRousettus madagascariensis and Hipposideros commersoni are\npreferred, small insectivorous bats are also eaten. The national\nhunting season for bats is widely ignored and both unsuitable\nhunting practices and high offtake represent a serious threat\nto bat populations in some areas. Bat bushmeat may be an\nimportant source of protein for Malagasy people during periods\nof food shortage but in general there are few data on the socioeconomic and cultural importance of bats. Fruit bats produce a single offspring per year and are therefore susceptible to over - hunting. Nevertheless, large roosts offer the possibility of community managed harvests to secure the colony and provide a source of meat but further research is needed before this can be considered. Roost sites also present the best focus for conservation and greater effort is needed to control hunting using existing legislation and flexible community - based solutions that are sensitive to the local context. The threat of pathogen transfer from bats to people is of growing concern as more bat species are identified as vectors of emergent viral diseases.","container-title":"Madagascar Conservation &amp; Development","DOI":"10.4314/mcd.v3i1.44132","ISSN":"1662-2510","issue":"1","language":"en","license":"Copyright (c)","note":"number: 1","source":"www.ajol.info","title":"Bats as bushmeat in Madagascar","URL":"https://www.ajol.info/index.php/mcd/article/view/44132","volume":"3","author":[{"family":"Jenkins","given":"R. K. B."},{"family":"Racey","given":"P. A."}],"accessed":{"date-parts":[["2023",1,31]]},"issued":{"date-parts":[["2008"]]}}}],"schema":"https://github.com/citation-style-language/schema/raw/master/csl-citation.json"} </w:instrText>
      </w:r>
      <w:r w:rsidR="004C335E">
        <w:fldChar w:fldCharType="separate"/>
      </w:r>
      <w:r w:rsidR="004C335E" w:rsidRPr="004C335E">
        <w:rPr>
          <w:rFonts w:ascii="Calibri" w:cs="Calibri"/>
          <w:vertAlign w:val="superscript"/>
        </w:rPr>
        <w:t>9</w:t>
      </w:r>
      <w:r w:rsidR="004C335E">
        <w:fldChar w:fldCharType="end"/>
      </w:r>
      <w:r>
        <w:t xml:space="preserve">. </w:t>
      </w:r>
    </w:p>
    <w:p w14:paraId="62E810C1" w14:textId="77777777" w:rsidR="006C7CA3" w:rsidRDefault="006C7CA3" w:rsidP="000F5B85"/>
    <w:p w14:paraId="6D00F334" w14:textId="72702653" w:rsidR="00AD16C8" w:rsidRDefault="00CB73FB">
      <w:r>
        <w:t>A key understudied family of viruses are Astroviruses</w:t>
      </w:r>
      <w:r w:rsidR="00392467">
        <w:t xml:space="preserve"> (</w:t>
      </w:r>
      <w:proofErr w:type="spellStart"/>
      <w:r w:rsidR="00392467">
        <w:t>AstVs</w:t>
      </w:r>
      <w:proofErr w:type="spellEnd"/>
      <w:r w:rsidR="00392467">
        <w:t>)</w:t>
      </w:r>
      <w:r w:rsidR="007A1A64">
        <w:t xml:space="preserve"> (family: </w:t>
      </w:r>
      <w:proofErr w:type="spellStart"/>
      <w:r w:rsidR="007A1A64" w:rsidRPr="00392467">
        <w:rPr>
          <w:i/>
          <w:iCs/>
        </w:rPr>
        <w:t>Astroviridae</w:t>
      </w:r>
      <w:proofErr w:type="spellEnd"/>
      <w:r w:rsidR="007A1A64">
        <w:t>)</w:t>
      </w:r>
      <w:r>
        <w:t xml:space="preserve">. Astroviruses </w:t>
      </w:r>
      <w:r w:rsidR="0061146C">
        <w:t xml:space="preserve">are </w:t>
      </w:r>
      <w:r w:rsidR="00392467">
        <w:t xml:space="preserve">positive-sense, </w:t>
      </w:r>
      <w:r w:rsidR="0061146C">
        <w:t>single</w:t>
      </w:r>
      <w:r w:rsidR="00392467">
        <w:t>-</w:t>
      </w:r>
      <w:r w:rsidR="0061146C">
        <w:t>strand</w:t>
      </w:r>
      <w:r w:rsidR="00392467">
        <w:t>ed</w:t>
      </w:r>
      <w:r w:rsidR="0061146C">
        <w:t xml:space="preserve"> RNA viruses</w:t>
      </w:r>
      <w:r w:rsidR="007A1A64">
        <w:t xml:space="preserve"> with a remarkable diversity of </w:t>
      </w:r>
      <w:r w:rsidR="007E159A">
        <w:t xml:space="preserve">hosts, grouping broadly into two genera: </w:t>
      </w:r>
      <w:proofErr w:type="spellStart"/>
      <w:r w:rsidR="007E159A">
        <w:rPr>
          <w:i/>
          <w:iCs/>
        </w:rPr>
        <w:t>Avastrovirus</w:t>
      </w:r>
      <w:proofErr w:type="spellEnd"/>
      <w:r w:rsidR="007E159A">
        <w:rPr>
          <w:i/>
          <w:iCs/>
        </w:rPr>
        <w:t>,</w:t>
      </w:r>
      <w:r w:rsidR="007E159A">
        <w:t xml:space="preserve"> which infect avian hosts, and </w:t>
      </w:r>
      <w:proofErr w:type="spellStart"/>
      <w:r w:rsidR="007E159A">
        <w:rPr>
          <w:i/>
          <w:iCs/>
        </w:rPr>
        <w:t>Mamastrovirus</w:t>
      </w:r>
      <w:proofErr w:type="spellEnd"/>
      <w:r w:rsidR="007E159A">
        <w:rPr>
          <w:i/>
          <w:iCs/>
        </w:rPr>
        <w:t>,</w:t>
      </w:r>
      <w:r w:rsidR="007E159A">
        <w:t xml:space="preserve"> which infect mammalian hosts</w:t>
      </w:r>
      <w:r w:rsidR="007A1A64">
        <w:fldChar w:fldCharType="begin"/>
      </w:r>
      <w:r w:rsidR="004C335E">
        <w:instrText xml:space="preserve"> ADDIN ZOTERO_ITEM CSL_CITATION {"citationID":"7nV4KzQT","properties":{"formattedCitation":"\\super 10\\nosupersub{}","plainCitation":"10","noteIndex":0},"citationItems":[{"id":931,"uris":["http://zotero.org/users/2630578/items/8QUEN9NQ"],"itemData":{"id":931,"type":"article-journal","abstract":"Astroviruses are small, non-enveloped, positive sense, single-stranded RNA viruses first identified in 1975 in children suffering from diarrhea and then described in a wide variety of animals. To date, the list of animal species susceptible to astrovirus infection has expanded to 22 animal species or families, including domestic, synantropic and wild animals, avian, and mammalian species in the terrestrial and aquatic environments. Astrovirus infections are considered among the most common cause of gastroenteritis in children, second only to rotavirus infections, but in animals their association with enteric diseases is not well documented, with the exception of turkey and mink astrovirus infection. Genetic variability has been described in almost all astrovirus species sufficiently examined infecting mammals and birds; however, antigenic variability has been demonstrated for human astroviruses but is far less investigated in animal viruses. Interestingly, there is an increasing evidence of recombination events occurring in astroviruses, which contributes to increase the genetic variability of this group of viruses. A wide variety of species infected, the evident virus genetic diversity and the occurrence of recombination events indicate or imply either cross-species transmission and subsequent virus adaptation to new hosts or the co-infection of the same host with different astroviruses. This can also favor the emergence of novel astroviruses infecting animals or with a zoonotic potential. After more than 30years from their first description in humans, there are many exciting streams of research to be explored and intriguing questions that remain to be answered about the relatively under-studied Astroviridae family. In the present work, we will review the existing knowledge concerning astrovirus infections in humans and animals, with particular focus on the molecular biology, interspecies transmission and zoonotic potential of this group of viruses.","container-title":"Infection, Genetics and Evolution","DOI":"10.1016/j.meegid.2011.07.024","ISSN":"1567-1348","issue":"7","journalAbbreviation":"Infection, Genetics and Evolution","language":"en","page":"1529-1544","source":"ScienceDirect","title":"Astrovirus infections in humans and animals – Molecular biology, genetic diversity, and interspecies transmissions","volume":"11","author":[{"family":"De Benedictis","given":"Paola"},{"family":"Schultz-Cherry","given":"Stacey"},{"family":"Burnham","given":"Andrew"},{"family":"Cattoli","given":"Giovanni"}],"issued":{"date-parts":[["2011",10,1]]}}}],"schema":"https://github.com/citation-style-language/schema/raw/master/csl-citation.json"} </w:instrText>
      </w:r>
      <w:r w:rsidR="007A1A64">
        <w:fldChar w:fldCharType="separate"/>
      </w:r>
      <w:r w:rsidR="004C335E" w:rsidRPr="004C335E">
        <w:rPr>
          <w:rFonts w:ascii="Calibri" w:cs="Calibri"/>
          <w:vertAlign w:val="superscript"/>
        </w:rPr>
        <w:t>10</w:t>
      </w:r>
      <w:r w:rsidR="007A1A64">
        <w:fldChar w:fldCharType="end"/>
      </w:r>
      <w:r w:rsidR="001B723C">
        <w:t xml:space="preserve">. </w:t>
      </w:r>
      <w:r w:rsidR="007A1A64">
        <w:t>Th</w:t>
      </w:r>
      <w:ins w:id="5" w:author="Cara Brook" w:date="2023-03-02T19:51:00Z">
        <w:r w:rsidR="007D2982">
          <w:t>ese hosts</w:t>
        </w:r>
      </w:ins>
      <w:del w:id="6" w:author="Cara Brook" w:date="2023-03-02T19:51:00Z">
        <w:r w:rsidR="007A1A64" w:rsidDel="007D2982">
          <w:delText>is</w:delText>
        </w:r>
      </w:del>
      <w:r w:rsidR="007A1A64">
        <w:t xml:space="preserve"> include</w:t>
      </w:r>
      <w:del w:id="7" w:author="Cara Brook" w:date="2023-03-02T19:51:00Z">
        <w:r w:rsidR="007A1A64" w:rsidDel="007D2982">
          <w:delText>s</w:delText>
        </w:r>
      </w:del>
      <w:r w:rsidR="00082CAD">
        <w:t xml:space="preserve"> humans</w:t>
      </w:r>
      <w:r w:rsidR="00B73ACC">
        <w:t xml:space="preserve">, </w:t>
      </w:r>
      <w:ins w:id="8" w:author="Cara Brook" w:date="2023-03-02T19:52:00Z">
        <w:r w:rsidR="007D2982">
          <w:t xml:space="preserve">in which </w:t>
        </w:r>
      </w:ins>
      <w:del w:id="9" w:author="Cara Brook" w:date="2023-03-02T19:52:00Z">
        <w:r w:rsidR="00E64057" w:rsidDel="007D2982">
          <w:delText xml:space="preserve">where </w:delText>
        </w:r>
        <w:r w:rsidR="00B73ACC" w:rsidDel="007D2982">
          <w:delText xml:space="preserve">they </w:delText>
        </w:r>
      </w:del>
      <w:ins w:id="10" w:author="Cara Brook" w:date="2023-03-02T19:52:00Z">
        <w:r w:rsidR="007D2982">
          <w:t>astroviruses are thought to be responsible for</w:t>
        </w:r>
      </w:ins>
      <w:del w:id="11" w:author="Cara Brook" w:date="2023-03-02T19:52:00Z">
        <w:r w:rsidR="00B73ACC" w:rsidDel="007D2982">
          <w:delText>are the cause</w:delText>
        </w:r>
      </w:del>
      <w:r w:rsidR="00B73ACC">
        <w:t xml:space="preserve"> </w:t>
      </w:r>
      <w:ins w:id="12" w:author="Cara Brook" w:date="2023-03-02T19:52:00Z">
        <w:r w:rsidR="007D2982">
          <w:t xml:space="preserve">2-9% </w:t>
        </w:r>
      </w:ins>
      <w:r w:rsidR="00B73ACC">
        <w:t xml:space="preserve">of </w:t>
      </w:r>
      <w:r w:rsidR="000D157F">
        <w:t xml:space="preserve">all acute non-bacterial </w:t>
      </w:r>
      <w:del w:id="13" w:author="Cara Brook" w:date="2023-03-02T19:52:00Z">
        <w:r w:rsidR="00B73ACC" w:rsidDel="007D2982">
          <w:delText xml:space="preserve">2%-9% of </w:delText>
        </w:r>
      </w:del>
      <w:r w:rsidR="00131834">
        <w:t>gastrointestinal</w:t>
      </w:r>
      <w:r w:rsidR="00B73ACC">
        <w:t xml:space="preserve"> </w:t>
      </w:r>
      <w:r w:rsidR="00F24858">
        <w:t>infections</w:t>
      </w:r>
      <w:r w:rsidR="000D157F">
        <w:t xml:space="preserve"> in children</w:t>
      </w:r>
      <w:r w:rsidR="00A37B41">
        <w:fldChar w:fldCharType="begin"/>
      </w:r>
      <w:r w:rsidR="004C335E">
        <w:instrText xml:space="preserve"> ADDIN ZOTERO_ITEM CSL_CITATION {"citationID":"r4mh244i","properties":{"formattedCitation":"\\super 11\\nosupersub{}","plainCitation":"11","noteIndex":0},"citationItems":[{"id":607,"uris":["http://zotero.org/users/2630578/items/CE3KJYXH"],"itemData":{"id":607,"type":"article-journal","abstract":"SUMMARY\nHuman astroviruses (HAtVs) are positive-sense single-stranded RNA viruses that were discovered in 1975. Astroviruses infecting other species, particularly mammalian and avian, were identified and classified into the genera Mamastrovirus and Avastrovirus. Through next-generation sequencing, many new astroviruses infecting different species, including humans, have been described, and the Astroviridae family shows a high diversity and zoonotic potential. Three divergent groups of HAstVs are recognized: the classic (MAstV 1), HAstV-MLB (MAstV 6), and HAstV-VA/HMO (MAstV 8 and MAstV 9) groups. Classic HAstVs contain 8 serotypes and account for 2 to 9% of all acute nonbacterial gastroenteritis in children worldwide. Infections are usually self-limiting but can also spread systemically and cause severe infections in immunocompromised patients. The other groups have also been identified in children with gastroenteritis, but extraintestinal pathologies have been suggested for them as well. Classic HAstVs may be grown in cells, allowing the study of their cell cycle, which is similar to that of caliciviruses. The continuous emergence of new astroviruses with a potential zoonotic transmission highlights the need to gain insights on their biology in order to prevent future health threats. This review focuses on the basic virology, pathogenesis, host response, epidemiology, diagnostic assays, and prevention strategies for HAstVs.","container-title":"Clinical Microbiology Reviews","DOI":"10.1128/CMR.00013-14","ISSN":"0893-8512","issue":"4","journalAbbreviation":"Clin Microbiol Rev","note":"PMID: 25278582\nPMCID: PMC4187635","page":"1048-1074","source":"PubMed Central","title":"Human Astroviruses","volume":"27","author":[{"family":"Bosch","given":"Albert"},{"family":"Pintó","given":"Rosa M."},{"family":"Guix","given":"Susana"}],"issued":{"date-parts":[["2014",10]]}}}],"schema":"https://github.com/citation-style-language/schema/raw/master/csl-citation.json"} </w:instrText>
      </w:r>
      <w:r w:rsidR="00A37B41">
        <w:fldChar w:fldCharType="separate"/>
      </w:r>
      <w:r w:rsidR="004C335E" w:rsidRPr="004C335E">
        <w:rPr>
          <w:rFonts w:ascii="Calibri" w:cs="Calibri"/>
          <w:vertAlign w:val="superscript"/>
        </w:rPr>
        <w:t>11</w:t>
      </w:r>
      <w:r w:rsidR="00A37B41">
        <w:fldChar w:fldCharType="end"/>
      </w:r>
      <w:r w:rsidR="00182A90">
        <w:t xml:space="preserve">. </w:t>
      </w:r>
      <w:r w:rsidR="00A37B41">
        <w:t xml:space="preserve"> </w:t>
      </w:r>
      <w:r w:rsidR="00773800">
        <w:t>There</w:t>
      </w:r>
      <w:r w:rsidR="00E070B2">
        <w:t xml:space="preserve"> is substantial evidence of past zoonotic transmission of astroviruses</w:t>
      </w:r>
      <w:r w:rsidR="008F4AD2">
        <w:fldChar w:fldCharType="begin"/>
      </w:r>
      <w:r w:rsidR="004C335E">
        <w:instrText xml:space="preserve"> ADDIN ZOTERO_ITEM CSL_CITATION {"citationID":"UNpPPMSs","properties":{"formattedCitation":"\\super 11\\uc0\\u8211{}15\\nosupersub{}","plainCitation":"11–15","noteIndex":0},"citationItems":[{"id":607,"uris":["http://zotero.org/users/2630578/items/CE3KJYXH"],"itemData":{"id":607,"type":"article-journal","abstract":"SUMMARY\nHuman astroviruses (HAtVs) are positive-sense single-stranded RNA viruses that were discovered in 1975. Astroviruses infecting other species, particularly mammalian and avian, were identified and classified into the genera Mamastrovirus and Avastrovirus. Through next-generation sequencing, many new astroviruses infecting different species, including humans, have been described, and the Astroviridae family shows a high diversity and zoonotic potential. Three divergent groups of HAstVs are recognized: the classic (MAstV 1), HAstV-MLB (MAstV 6), and HAstV-VA/HMO (MAstV 8 and MAstV 9) groups. Classic HAstVs contain 8 serotypes and account for 2 to 9% of all acute nonbacterial gastroenteritis in children worldwide. Infections are usually self-limiting but can also spread systemically and cause severe infections in immunocompromised patients. The other groups have also been identified in children with gastroenteritis, but extraintestinal pathologies have been suggested for them as well. Classic HAstVs may be grown in cells, allowing the study of their cell cycle, which is similar to that of caliciviruses. The continuous emergence of new astroviruses with a potential zoonotic transmission highlights the need to gain insights on their biology in order to prevent future health threats. This review focuses on the basic virology, pathogenesis, host response, epidemiology, diagnostic assays, and prevention strategies for HAstVs.","container-title":"Clinical Microbiology Reviews","DOI":"10.1128/CMR.00013-14","ISSN":"0893-8512","issue":"4","journalAbbreviation":"Clin Microbiol Rev","note":"PMID: 25278582\nPMCID: PMC4187635","page":"1048-1074","source":"PubMed Central","title":"Human Astroviruses","volume":"27","author":[{"family":"Bosch","given":"Albert"},{"family":"Pintó","given":"Rosa M."},{"family":"Guix","given":"Susana"}],"issued":{"date-parts":[["2014",10]]}}},{"id":603,"uris":["http://zotero.org/users/2630578/items/5C3LBYER"],"itemData":{"id":603,"type":"article-journal","container-title":"Emerging Infectious Diseases","DOI":"10.3201/1503.081213","ISSN":"1080-6040, 1080-6059","issue":"3","journalAbbreviation":"Emerg. Infect. Dis.","language":"en","page":"441-444","source":"DOI.org (Crossref)","title":"Detection of Newly Described Astrovirus MLB1 in Stool Samples from Children","volume":"15","author":[{"family":"Finkbeiner","given":"Stacy R."},{"family":"Le","given":"Binh-Minh"},{"family":"Holtz","given":"Lori R."},{"family":"Storch","given":"Gregory A."},{"family":"Wang","given":"David"}],"issued":{"date-parts":[["2009",3]]}}},{"id":604,"uris":["http://zotero.org/users/2630578/items/42VJ24C6"],"itemData":{"id":604,"type":"article-journal","abstract":"Astroviruses infect a variety of mammals and birds and are causative agents of diarrhea in humans and other animal hosts. We have previously described the identification of several sequence fragments with limited sequence identity to known astroviruses in a stool specimen obtained from a child with acute diarrhea, suggesting that a novel virus was present.","container-title":"Virology Journal","DOI":"10.1186/1743-422X-5-117","ISSN":"1743-422X","issue":"1","journalAbbreviation":"Virology Journal","page":"117","source":"BioMed Central","title":"Complete genome sequence of a highly divergent astrovirus isolated from a child with acute diarrhea","volume":"5","author":[{"family":"Finkbeiner","given":"Stacy R."},{"family":"Kirkwood","given":"Carl D."},{"family":"Wang","given":"David"}],"issued":{"date-parts":[["2008",10,14]]}}},{"id":934,"uris":["http://zotero.org/users/2630578/items/RRHK8Z85"],"itemData":{"id":934,"type":"article-journal","abstract":"Several novel astroviruses have been recently discovered in humans and in other animals. Here, we report results from our surveillance of astroviruses in human and rodent faecal samples in Hong Kong. Classical human astroviruses (n=9) and a human MLB1 astrovirus were detected in human faecal samples (n=622). Novel astroviruses were detected from 1.6 % of the faecal samples of urban brown rat (Rattus norvegicus) (n=441), indicating the prevalence of astrovirus infection in rats might be much lower than that recently observed in bats. These rat astroviruses were phylogenetically related to recently discovered human astroviruses MLB1 and MLB2, suggesting that the MLB viruses and these novel rat astroviruses may share a common ancestor.","container-title":"The Journal of General Virology","DOI":"10.1099/vir.0.022764-0","ISSN":"0022-1317","issue":"Pt 10","journalAbbreviation":"J Gen Virol","note":"PMID: 20554799\nPMCID: PMC3052596","page":"2457-2462","source":"PubMed Central","title":"Detection of novel astroviruses in urban brown rats and previously known astroviruses in humans","volume":"91","author":[{"family":"Chu","given":"Daniel K. W."},{"family":"Chin","given":"Alex W. H."},{"family":"Smith","given":"Gavin J."},{"family":"Chan","given":"Kwok-Hung"},{"family":"Guan","given":"Yi"},{"family":"Peiris","given":"J. S. Malik"},{"family":"Poon","given":"Leo L. M."}],"issued":{"date-parts":[["2010",10]]}}},{"id":937,"uris":["http://zotero.org/users/2630578/items/FQ9R6RZE"],"itemData":{"id":937,"type":"article-journal","abstract":"Diarrhoea remains a significant cause of morbidity and mortality in developing countries where numerous cases remain without identified aetiology. Astroviruses are a recently identified cause of animal gastroenteritis which currently includes two species suspected of causing human diarrhoea. Using pan-astrovirus RT-PCR, we analysed human stool samples from different continents for astrovirus-related RNA sequences. We identified variants of the two known human astrovirus species plus, based on genetic distance criteria, three novel astrovirus species all distantly related to mink and ovine astroviruses, which we provisionally named HMOAstV species A–C. The complete genome of species A displayed all the conserved characteristics of mammalian astroviruses. Each of the now three groups of astroviruses found in human stool (HAstV, AstV-MLB and HMOAstV) were more closely related to animal astroviruses than to each other, indicating that human astroviruses may periodically emerge from zoonotic transmissions. Based on the pathogenic impact of their closest phylogenetic relatives in animals, further investigations of the role of HMOAstV, so far detected in Nigeria, Nepal and Pakistan, in human gastroenteritis are warranted.","container-title":"The Journal of General Virology","DOI":"10.1099/vir.0.014449-0","ISSN":"0022-1317","issue":"Pt 12","journalAbbreviation":"J Gen Virol","note":"PMID: 19692544\nPMCID: PMC2796194","page":"2965-2972","source":"PubMed Central","title":"Multiple novel astrovirus species in human stool","volume":"90","author":[{"family":"Kapoor","given":"A."},{"family":"Li","given":"L."},{"family":"Victoria","given":"J."},{"family":"Oderinde","given":"B."},{"family":"Mason","given":"C."},{"family":"Pandey","given":"P."},{"family":"Zaidi","given":"S. Z."},{"family":"Delwart","given":"E."}],"issued":{"date-parts":[["2009",12]]}}}],"schema":"https://github.com/citation-style-language/schema/raw/master/csl-citation.json"} </w:instrText>
      </w:r>
      <w:r w:rsidR="008F4AD2">
        <w:fldChar w:fldCharType="separate"/>
      </w:r>
      <w:r w:rsidR="004C335E" w:rsidRPr="004C335E">
        <w:rPr>
          <w:rFonts w:ascii="Calibri" w:cs="Calibri"/>
          <w:vertAlign w:val="superscript"/>
        </w:rPr>
        <w:t>11–15</w:t>
      </w:r>
      <w:r w:rsidR="008F4AD2">
        <w:fldChar w:fldCharType="end"/>
      </w:r>
      <w:r w:rsidR="00E070B2">
        <w:t>, thought to be facilitated by high diversity and recombination event</w:t>
      </w:r>
      <w:r w:rsidR="00773800">
        <w:t>s</w:t>
      </w:r>
      <w:fldSimple w:instr=" ADDIN ZOTERO_TEMP ">
        <w:r w:rsidR="00773800">
          <w:rPr>
            <w:noProof/>
          </w:rPr>
          <w:t xml:space="preserve"> </w:t>
        </w:r>
      </w:fldSimple>
      <w:r w:rsidR="000D157F">
        <w:t xml:space="preserve">, and clear gaps in sampling and evolutionary history highlight the need to improve our understanding of astroviruses. </w:t>
      </w:r>
    </w:p>
    <w:p w14:paraId="35C3C4D1" w14:textId="32626310" w:rsidR="00A87BC8" w:rsidRDefault="00A87BC8"/>
    <w:p w14:paraId="037F2E30" w14:textId="3ADF8F8B" w:rsidR="00A87BC8" w:rsidRDefault="00A87BC8">
      <w:r>
        <w:t xml:space="preserve">Astroviruses have been detected with notable presence and remarkable diversity in </w:t>
      </w:r>
      <w:r w:rsidR="0057102D">
        <w:t>bats</w:t>
      </w:r>
      <w:r w:rsidR="003B5CF8">
        <w:t>, though these values range widely depending on the study design, species, and location</w:t>
      </w:r>
      <w:r w:rsidR="003B5CF8">
        <w:fldChar w:fldCharType="begin"/>
      </w:r>
      <w:r w:rsidR="004C335E">
        <w:instrText xml:space="preserve"> ADDIN ZOTERO_ITEM CSL_CITATION {"citationID":"mIMrwEmM","properties":{"formattedCitation":"\\super 16\\uc0\\u8211{}20\\nosupersub{}","plainCitation":"16–20","noteIndex":0},"citationItems":[{"id":541,"uris":["http://zotero.org/users/2630578/items/YEBWK3W5"],"itemData":{"id":541,"type":"article-journal","abstract":"Bats belong to the order Chiroptera that represents the second largest order of mammals with more than 1200 species and an almost global distribution. Environmental changes and deforestation have severely influenced many ecosystems, intensifying the contact between wildlife and humans. In recent years, bats have been found to harbor a number of different viruses with zoonotic potential, as well as a great diversity of astroviruses, for which the question of zoonotic potential remains unanswered to date. Human astroviruses have been identified as the causative agent for diarrhea in children and immunocompromised patients. For a long time, astroviruses have been considered to be strictly species-specific. However, a great genetic diversity has recently been discovered among animal and human astroviruses that might indicate the potential of these viruses to cross species barriers. Furthermore, our knowledge about the tissue tropism of astroviruses has been expanded to some neurotropic strains that have recently been shown to be responsible for encephalitis in humans and livestock. This review gives an overview on what is known about astroviruses in bats, humans and livestock, especially bovines and pigs. Future research activities are suggested to unravel astrovirus infection dynamics in bat populations to further assess the zoonotic potential of these viruses.","container-title":"Viruses","DOI":"10.3390/v9020034","ISSN":"1999-4915","issue":"2","language":"en","license":"http://creativecommons.org/licenses/by/3.0/","note":"number: 2\npublisher: Multidisciplinary Digital Publishing Institute","page":"34","source":"www.mdpi.com","title":"Bat Astroviruses: Towards Understanding the Transmission Dynamics of a Neglected Virus Family","title-short":"Bat Astroviruses","volume":"9","author":[{"family":"Fischer","given":"Kerstin"},{"family":"Pinho dos Reis","given":"Vinícius"},{"family":"Balkema-Buschmann","given":"Anne"}],"issued":{"date-parts":[["2017",2]]}}},{"id":584,"uris":["http://zotero.org/users/2630578/items/KNSEENJ3"],"itemData":{"id":584,"type":"article-journal","abstract":"Astroviruses (AstVs) are positive sense, single-stranded RNA viruses transmitted to a wide range of hosts via the fecal-oral route. The number of AstV-infected animal hosts has rapidly expanded in recent years with many more likely to be discovered because of the advances in viral surveillance and next generation sequencing. Yet no study to date has identified human AstV genotypes in animals, although diverse AstV genotypes similar to animal-origin viruses have been found in children with diarrhea and in one instance of encephalitis. Here we provide important new evidence that non-human primates (NHP) can harbor a wide variety of mammalian and avian AstV genotypes, including those only associated with human infection. Serological analyses confirmed that &gt;25% of the NHP tested had antibodies to human AstVs. Further, we identified a recombinant AstV with parental relationships to known human AstVs. Phylogenetic analysis suggests AstVs in NHP are on average evolutionarily much closer to AstVs from other animals than are AstVs from bats, a frequently proposed reservoir. Our studies not only demonstrate that human astroviruses can be detected in NHP but also suggest that NHP are unique in their ability to support diverse AstV genotypes, further challenging the paradigm that astrovirus infection is species-specific.","container-title":"PLOS Pathogens","DOI":"10.1371/journal.ppat.1005225","ISSN":"1553-7374","issue":"11","journalAbbreviation":"PLOS Pathogens","language":"en","note":"publisher: Public Library of Science","page":"e1005225","source":"PLoS Journals","title":"Non-Human Primates Harbor Diverse Mammalian and Avian Astroviruses Including Those Associated with Human Infections","volume":"11","author":[{"family":"Karlsson","given":"Erik A."},{"family":"Small","given":"Christopher T."},{"family":"Freiden","given":"Pamela"},{"family":"Feeroz","given":"M. M."},{"family":"Iv","given":"Frederick A. Matsen"},{"family":"San","given":"Sorn"},{"family":"Hasan","given":"M. Kamrul"},{"family":"Wang","given":"David"},{"family":"Jones-Engel","given":"Lisa"},{"family":"Schultz-Cherry","given":"Stacey"}],"issued":{"date-parts":[["2015",11,16]]}}},{"id":940,"uris":["http://zotero.org/users/2630578/items/3WGQMRCR"],"itemData":{"id":940,"type":"article-journal","abstract":"A viral metagenomics approach was used to investigate fecal samples of Japanese calves with and without diarrhea. Of the different viral pathogens detected, read counts gave nearly complete astrovirus-related RNA sequences in 15 of the 146 fecal samples collected in three distinct areas (Hokkaido, Ishikawa, and Kagoshima Prefectures) between 2009 and 2015. Due to the lack of genetic information about bovine astroviruses (BoAstVs) in Japan, these sequences were analyzed in this study. Nine of the 15 Japanese BoAstVs were closely related to Chinese BoAstVs and clustered into a lineage (tentatively named lineage 1) in all phylogenetic trees. Three of 15 strains were phylogenetically separate from lineage 1, showing low sequence identities, and clustered instead with an American strain isolated from cattle with respiratory disease (tentatively named lineage 2). Interestingly, two of 15 strains clustered with lineage 1 in the open reading frame (ORF)1a and ORF1b regions, while they clustered with lineage 2 in the ORF2 region. Remarkably, one of 15 strains exhibited low amino acid sequence similarity to other BoAstVs and was clustered separately with porcine astrovirus type 5 in all trees, and ovine astrovirus in the ORF2 region, suggesting past interspecies transmission.","container-title":"Archives of Virology","DOI":"10.1007/s00705-015-2543-7","ISSN":"1432-8798","issue":"10","journalAbbreviation":"Arch Virol","language":"eng","note":"PMID: 26212364","page":"2491-2501","source":"PubMed","title":"Full genome analysis of bovine astrovirus from fecal samples of cattle in Japan: identification of possible interspecies transmission of bovine astrovirus","title-short":"Full genome analysis of bovine astrovirus from fecal samples of cattle in Japan","volume":"160","author":[{"family":"Nagai","given":"Makoto"},{"family":"Omatsu","given":"Tsutomu"},{"family":"Aoki","given":"Hiroshi"},{"family":"Otomaru","given":"Konosuke"},{"family":"Uto","given":"Takehiko"},{"family":"Koizumi","given":"Motoya"},{"family":"Minami-Fukuda","given":"Fujiko"},{"family":"Takai","given":"Hikaru"},{"family":"Murakami","given":"Toshiaki"},{"family":"Masuda","given":"Tsuneyuki"},{"family":"Yamasato","given":"Hiroshi"},{"family":"Shiokawa","given":"Mai"},{"family":"Tsuchiaka","given":"Shinobu"},{"family":"Naoi","given":"Yuki"},{"family":"Sano","given":"Kaori"},{"family":"Okazaki","given":"Sachiko"},{"family":"Katayama","given":"Yukie"},{"family":"Oba","given":"Mami"},{"family":"Furuya","given":"Tetsuya"},{"family":"Shirai","given":"Junsuke"},{"family":"Mizutani","given":"Tetsuya"}],"issued":{"date-parts":[["2015",10]]}}},{"id":942,"uris":["http://zotero.org/users/2630578/items/NXXW7HKT"],"itemData":{"id":942,"type":"article-journal","abstract":"Porcine astrovirus (PAstV) has been poorly studied and has been associated mainly with gastroenteritis. Computational analysis has revealed the close relationship of PAstV with astroviruses of humans (HAstV) and cats (FAstV). In this study, 105 and 171 stool specimens were collected from piglets and children under 5 years of age, respectively, in different Colombian regions during a 1-year period. The stool samples were examined for astroviruses by ELISA and RT-PCR; 23.8% and 4% were found to be positive for PAstV and HAstV, respectively. Additional sequence analysis with partial sequences obtained from ORF2 identified at least 2 probable groups of PAstVs and possible recombination events between porcine and human astroviruses. This study provides preliminary evidence of the high presence of PAstVs in pigs and proposes the existence of multiple PAstV types that are evolutionarily closely related to HAstVs.","container-title":"Canadian Journal of Microbiology","DOI":"10.1139/w10-042","ISSN":"1480-3275","issue":"7","journalAbbreviation":"Can J Microbiol","language":"eng","note":"PMID: 20651856","page":"569-577","source":"PubMed","title":"Genomic analysis of two ORF2 segments of new porcine astrovirus isolates and their close relationship with human astroviruses","volume":"56","author":[{"family":"Ulloa","given":"Juan Carlos"},{"family":"Gutiérrez","given":"María Fernanda"}],"issued":{"date-parts":[["2010",7]]}}},{"id":944,"uris":["http://zotero.org/users/2630578/items/PST7J5MU"],"itemData":{"id":944,"type":"article-journal","abstract":"A human astrovirus (HAstV) strain from Kenya was characterized by nucleotide sequence analysis. Sequences from open reading frame 1a (ORF1a) clustered with genotype 6/7, those from ORF1b clustered with genotype 3, and those from ORF2 clustered with genotype 2. A recombination point in the ORF1b-ORF2 junction was identified, with a second possible recombination point within the ORF1a region.","container-title":"Journal of Clinical Microbiology","DOI":"10.1128/JCM.01093-10","ISSN":"1098-660X","issue":"2","journalAbbreviation":"J Clin Microbiol","language":"eng","note":"PMID: 21106800\nPMCID: PMC3043485","page":"728-731","source":"PubMed","title":"Evidence of a recombinant wild-type human astrovirus strain from a Kenyan child with gastroenteritis","volume":"49","author":[{"family":"Wolfaardt","given":"Marianne"},{"family":"Kiulia","given":"Nicholas M."},{"family":"Mwenda","given":"Jason M."},{"family":"Taylor","given":"Maureen B."}],"issued":{"date-parts":[["2011",2]]}}}],"schema":"https://github.com/citation-style-language/schema/raw/master/csl-citation.json"} </w:instrText>
      </w:r>
      <w:r w:rsidR="003B5CF8">
        <w:fldChar w:fldCharType="separate"/>
      </w:r>
      <w:r w:rsidR="004C335E" w:rsidRPr="004C335E">
        <w:rPr>
          <w:rFonts w:ascii="Calibri" w:cs="Calibri"/>
          <w:vertAlign w:val="superscript"/>
        </w:rPr>
        <w:t>16–20</w:t>
      </w:r>
      <w:r w:rsidR="003B5CF8">
        <w:fldChar w:fldCharType="end"/>
      </w:r>
      <w:r w:rsidR="0057102D">
        <w:t>.</w:t>
      </w:r>
      <w:r w:rsidR="003B5CF8">
        <w:t xml:space="preserve"> Differing phylogenetic analyses reveal both strong and weak host-</w:t>
      </w:r>
      <w:r w:rsidR="000523C5">
        <w:t xml:space="preserve"> and geographic- </w:t>
      </w:r>
      <w:r w:rsidR="003B5CF8">
        <w:t>clustering,</w:t>
      </w:r>
      <w:r w:rsidR="00D207EC">
        <w:t xml:space="preserve"> with some bat astroviruses grouping more closely with members of the avian </w:t>
      </w:r>
      <w:proofErr w:type="spellStart"/>
      <w:r w:rsidR="00D207EC" w:rsidRPr="000523C5">
        <w:rPr>
          <w:i/>
          <w:iCs/>
        </w:rPr>
        <w:t>Avastrovirus</w:t>
      </w:r>
      <w:proofErr w:type="spellEnd"/>
      <w:r w:rsidR="00D207EC">
        <w:t xml:space="preserve"> genus.</w:t>
      </w:r>
      <w:r w:rsidR="000523C5">
        <w:t xml:space="preserve"> The detection of high astrovirus diversity detected within members of the same </w:t>
      </w:r>
      <w:commentRangeStart w:id="14"/>
      <w:r w:rsidR="000523C5">
        <w:t>population</w:t>
      </w:r>
      <w:commentRangeEnd w:id="14"/>
      <w:r w:rsidR="007D2982">
        <w:rPr>
          <w:rStyle w:val="CommentReference"/>
        </w:rPr>
        <w:commentReference w:id="14"/>
      </w:r>
      <w:r w:rsidR="000523C5">
        <w:t xml:space="preserve"> suggests the simultaneous circulation of multiple strains, perhaps driven by </w:t>
      </w:r>
      <w:r w:rsidR="00CE7400">
        <w:t xml:space="preserve">the </w:t>
      </w:r>
      <w:r w:rsidR="000523C5">
        <w:t>co-roosting</w:t>
      </w:r>
      <w:r w:rsidR="00CE7400">
        <w:t xml:space="preserve"> of multiple species</w:t>
      </w:r>
      <w:r w:rsidR="000523C5">
        <w:t xml:space="preserve"> in dense aggregations</w:t>
      </w:r>
      <w:r w:rsidR="00A33DAA">
        <w:t xml:space="preserve"> and again highlighting the importance of bats as drivers of virulence</w:t>
      </w:r>
      <w:r w:rsidR="000523C5">
        <w:t>.</w:t>
      </w:r>
      <w:r w:rsidR="004E0EDD">
        <w:t xml:space="preserve"> These insights, however, have been </w:t>
      </w:r>
      <w:r w:rsidR="007E15D8">
        <w:t>largely</w:t>
      </w:r>
      <w:r w:rsidR="004E0EDD">
        <w:t xml:space="preserve"> based on PCR data</w:t>
      </w:r>
      <w:r w:rsidR="003F26A7">
        <w:t xml:space="preserve"> from few species of bats</w:t>
      </w:r>
      <w:r w:rsidR="004E0EDD">
        <w:t>, limiting the potential for more robust evolutionary analysis.</w:t>
      </w:r>
      <w:r w:rsidR="007E15D8">
        <w:t xml:space="preserve"> </w:t>
      </w:r>
      <w:r w:rsidR="00580A1F">
        <w:t>Very recently, metagenomic next-generation sequencing</w:t>
      </w:r>
      <w:r w:rsidR="00742794">
        <w:t xml:space="preserve"> has </w:t>
      </w:r>
      <w:r w:rsidR="00580A1F">
        <w:t>result</w:t>
      </w:r>
      <w:r w:rsidR="00742794">
        <w:t>ed</w:t>
      </w:r>
      <w:r w:rsidR="00580A1F">
        <w:t xml:space="preserve"> in the detection of </w:t>
      </w:r>
      <w:commentRangeStart w:id="15"/>
      <w:r w:rsidR="00580A1F">
        <w:t>five full-genome bat astroviruses.</w:t>
      </w:r>
      <w:commentRangeEnd w:id="15"/>
      <w:r w:rsidR="007D2982">
        <w:rPr>
          <w:rStyle w:val="CommentReference"/>
        </w:rPr>
        <w:commentReference w:id="15"/>
      </w:r>
      <w:r w:rsidR="00580A1F">
        <w:t xml:space="preserve"> </w:t>
      </w:r>
      <w:r w:rsidR="00242F6E">
        <w:t>However, limited analysis has been done with these sequences</w:t>
      </w:r>
      <w:r w:rsidR="00175E0A">
        <w:t xml:space="preserve"> </w:t>
      </w:r>
      <w:r w:rsidR="007E15D8">
        <w:t xml:space="preserve">and </w:t>
      </w:r>
      <w:r w:rsidR="005E6A44">
        <w:t xml:space="preserve">representation among bat species and geographic location </w:t>
      </w:r>
      <w:r w:rsidR="00855270">
        <w:t>remain</w:t>
      </w:r>
      <w:r w:rsidR="005E6A44">
        <w:t xml:space="preserve"> extremely limited.</w:t>
      </w:r>
    </w:p>
    <w:p w14:paraId="4174F687" w14:textId="77777777" w:rsidR="00A75C4D" w:rsidRDefault="00A75C4D" w:rsidP="00A75C4D"/>
    <w:p w14:paraId="7FB0ECAF" w14:textId="6C8AC00D" w:rsidR="00A75C4D" w:rsidRDefault="00A75C4D" w:rsidP="00A75C4D">
      <w:r>
        <w:lastRenderedPageBreak/>
        <w:t xml:space="preserve">This paper presents </w:t>
      </w:r>
      <w:r w:rsidR="00DB7FEA">
        <w:t>results</w:t>
      </w:r>
      <w:r>
        <w:t xml:space="preserve"> on metagenomic next-generation sequencing (</w:t>
      </w:r>
      <w:proofErr w:type="spellStart"/>
      <w:r>
        <w:t>mNGS</w:t>
      </w:r>
      <w:proofErr w:type="spellEnd"/>
      <w:r>
        <w:t xml:space="preserve">) detection and characterization of </w:t>
      </w:r>
      <w:r w:rsidR="00847247">
        <w:t>astroviruses sampled from</w:t>
      </w:r>
      <w:r>
        <w:t xml:space="preserve"> three species of endemic fruit bats from Madagascar</w:t>
      </w:r>
      <w:r w:rsidR="006335ED">
        <w:rPr>
          <w:i/>
          <w:iCs/>
        </w:rPr>
        <w:t xml:space="preserve">: </w:t>
      </w:r>
      <w:proofErr w:type="spellStart"/>
      <w:r>
        <w:rPr>
          <w:i/>
          <w:iCs/>
        </w:rPr>
        <w:t>Pteropus</w:t>
      </w:r>
      <w:proofErr w:type="spellEnd"/>
      <w:r>
        <w:rPr>
          <w:i/>
          <w:iCs/>
        </w:rPr>
        <w:t xml:space="preserve"> rufus,</w:t>
      </w:r>
      <w:r>
        <w:t xml:space="preserve"> </w:t>
      </w:r>
      <w:r>
        <w:rPr>
          <w:i/>
          <w:iCs/>
        </w:rPr>
        <w:t xml:space="preserve">Rousettus </w:t>
      </w:r>
      <w:proofErr w:type="spellStart"/>
      <w:r>
        <w:rPr>
          <w:i/>
          <w:iCs/>
        </w:rPr>
        <w:t>madagascariensis</w:t>
      </w:r>
      <w:proofErr w:type="spellEnd"/>
      <w:r>
        <w:rPr>
          <w:i/>
          <w:iCs/>
        </w:rPr>
        <w:t>,</w:t>
      </w:r>
      <w:r>
        <w:t xml:space="preserve"> and </w:t>
      </w:r>
      <w:r>
        <w:rPr>
          <w:i/>
          <w:iCs/>
        </w:rPr>
        <w:t xml:space="preserve">Eidolon </w:t>
      </w:r>
      <w:proofErr w:type="spellStart"/>
      <w:r>
        <w:rPr>
          <w:i/>
          <w:iCs/>
        </w:rPr>
        <w:t>dupreanum</w:t>
      </w:r>
      <w:proofErr w:type="spellEnd"/>
      <w:r w:rsidR="00847247">
        <w:t xml:space="preserve">. We present </w:t>
      </w:r>
      <w:r w:rsidR="004F2185">
        <w:t xml:space="preserve">and characterize </w:t>
      </w:r>
      <w:r w:rsidR="00847247">
        <w:t xml:space="preserve">a novel full-length genome from </w:t>
      </w:r>
      <w:r w:rsidR="00847247">
        <w:rPr>
          <w:i/>
          <w:iCs/>
        </w:rPr>
        <w:t xml:space="preserve">Rousettus </w:t>
      </w:r>
      <w:proofErr w:type="spellStart"/>
      <w:r w:rsidR="00BB023B">
        <w:rPr>
          <w:i/>
          <w:iCs/>
        </w:rPr>
        <w:t>madagascariensis</w:t>
      </w:r>
      <w:proofErr w:type="spellEnd"/>
      <w:r w:rsidR="00BB023B">
        <w:t xml:space="preserve"> and</w:t>
      </w:r>
      <w:r w:rsidR="004F2185">
        <w:t xml:space="preserve"> examine the evolutionary history of bat astroviruses from the Southwest Indian Ocean Region.</w:t>
      </w:r>
    </w:p>
    <w:p w14:paraId="2C55FBF9" w14:textId="79B05985" w:rsidR="005522B4" w:rsidRDefault="005522B4"/>
    <w:p w14:paraId="7D6729E4" w14:textId="77777777" w:rsidR="005522B4" w:rsidRDefault="005522B4"/>
    <w:p w14:paraId="209D1D37" w14:textId="3A9CE4FC" w:rsidR="0010333F" w:rsidRDefault="009A0485">
      <w:r>
        <w:t>METHODS</w:t>
      </w:r>
    </w:p>
    <w:p w14:paraId="28B11630" w14:textId="1F7A1688" w:rsidR="0010333F" w:rsidRDefault="00CF146B">
      <w:r>
        <w:t xml:space="preserve"> </w:t>
      </w:r>
    </w:p>
    <w:p w14:paraId="0404E915" w14:textId="4B115D21" w:rsidR="0010333F" w:rsidRPr="00457388" w:rsidRDefault="00E866ED">
      <w:pPr>
        <w:rPr>
          <w:b/>
          <w:bCs/>
          <w:sz w:val="28"/>
          <w:szCs w:val="28"/>
        </w:rPr>
      </w:pPr>
      <w:r>
        <w:rPr>
          <w:b/>
          <w:bCs/>
          <w:sz w:val="28"/>
          <w:szCs w:val="28"/>
        </w:rPr>
        <w:t>Sample collection and processing</w:t>
      </w:r>
    </w:p>
    <w:p w14:paraId="64E83443" w14:textId="577F0E2C" w:rsidR="0010333F" w:rsidRPr="0010333F" w:rsidRDefault="0010333F" w:rsidP="00126311">
      <w:pPr>
        <w:ind w:firstLine="720"/>
      </w:pPr>
      <w:r>
        <w:t xml:space="preserve">Astrovirus </w:t>
      </w:r>
      <w:r w:rsidR="005D66F3">
        <w:t>infections</w:t>
      </w:r>
      <w:r>
        <w:t xml:space="preserve"> were identified from </w:t>
      </w:r>
      <w:r w:rsidR="00737352">
        <w:t>a</w:t>
      </w:r>
      <w:r>
        <w:t xml:space="preserve"> dataset of</w:t>
      </w:r>
      <w:r w:rsidR="005A7E66">
        <w:t xml:space="preserve"> virus</w:t>
      </w:r>
      <w:r w:rsidR="00C345BB">
        <w:t xml:space="preserve">es detected in samples from a </w:t>
      </w:r>
      <w:r w:rsidR="00E3564C">
        <w:t xml:space="preserve">long-term longitudinal </w:t>
      </w:r>
      <w:r>
        <w:t xml:space="preserve">sampling of fruit bats across Madagascar. </w:t>
      </w:r>
      <w:r w:rsidR="003265AC">
        <w:t>D</w:t>
      </w:r>
      <w:r>
        <w:t xml:space="preserve">etails on bat sampling and </w:t>
      </w:r>
      <w:r w:rsidR="003265AC">
        <w:t>sequencing protocol can be found in previous work</w:t>
      </w:r>
      <w:r w:rsidR="002C511B">
        <w:fldChar w:fldCharType="begin"/>
      </w:r>
      <w:r w:rsidR="002C511B">
        <w:instrText xml:space="preserve"> ADDIN ZOTERO_ITEM CSL_CITATION {"citationID":"e7rpXH7t","properties":{"formattedCitation":"\\super 8\\nosupersub{}","plainCitation":"8","noteIndex":0},"citationItems":[{"id":458,"uris":["http://zotero.org/users/2630578/items/6MK2C25A"],"itemData":{"id":458,"type":"article-journal","abstract":"Bats are natural reservoirs for both Alpha- and Betacoronaviruses and the hypothesized original hosts of five of seven known zoonotic coronaviruses. To date, the vast majority of bat coronavirus research has been concentrated in Asia, though coronaviruses are globally distributed; indeed, SARS-CoV and SARS-CoV-2-related Betacoronaviruses in the subgenus Sarbecovirus have been identified circulating in Rhinolophid bats in both Africa and Europe, despite the relative dearth of surveillance in these regions. As part of a long-term study examining the dynamics of potentially zoonotic viruses in three species of endemic Madagascar fruit bat (Pteropus rufus, Eidolon dupreanum, Rousettus madagascariensis), we carried out metagenomic Next Generation Sequencing (mNGS) on urine, throat, and fecal samples obtained from wild-caught individuals. We report detection of RNA derived from Betacoronavirus subgenus Nobecovirus in fecal samples from all three species and describe full genome sequences of novel Nobecoviruses in P. rufus and R. madagascariensis. Phylogenetic analysis indicates the existence of five distinct Nobecovirus clades, one of which is defined by the highly divergent ancestral sequence reported here from P. rufus bats. Madagascar Nobecoviruses derived from P. rufus and R. madagascariensis demonstrate, respectively, Asian and African phylogeographic origins, mirroring those of their fruit bat hosts. Bootscan recombination analysis indicates significant selection has taken place in the spike, nucleocapsid, and NS7 accessory protein regions of the genome for viruses derived from both bat hosts. Madagascar offers a unique phylogeographic nexus of bats and viruses with both Asian and African phylogeographic origins, providing opportunities for unprecedented mixing of viral groups and, potentially, recombination. As fruit bats are handled and consumed widely across Madagascar for subsistence, understanding the landscape of potentially zoonotic coronavirus circulation is essential for mitigation of future zoonotic threats.","container-title":"Frontiers in Public Health","DOI":"10.3389/fpubh.2022.786060","ISSN":"2296-2565","journalAbbreviation":"Front Public Health","note":"PMID: 35223729\nPMCID: PMC8873168","page":"786060","source":"PubMed Central","title":"Full Genome Nobecovirus Sequences From Malagasy Fruit Bats Define a Unique Evolutionary History for This Coronavirus Clade","volume":"10","author":[{"family":"Kettenburg","given":"Gwenddolen"},{"family":"Kistler","given":"Amy"},{"family":"Ranaivoson","given":"Hafaliana Christian"},{"family":"Ahyong","given":"Vida"},{"family":"Andrianiaina","given":"Angelo"},{"family":"Andry","given":"Santino"},{"family":"DeRisi","given":"Joseph L."},{"family":"Gentles","given":"Anecia"},{"family":"Raharinosy","given":"Vololoniaina"},{"family":"Randriambolamanantsoa","given":"Tsiry Hasina"},{"family":"Ravelomanantsoa","given":"Ny Anjara Fifi"},{"family":"Tato","given":"Cristina M."},{"family":"Dussart","given":"Philippe"},{"family":"Heraud","given":"Jean-Michel"},{"family":"Brook","given":"Cara E."}],"issued":{"date-parts":[["2022",2,11]]}}}],"schema":"https://github.com/citation-style-language/schema/raw/master/csl-citation.json"} </w:instrText>
      </w:r>
      <w:r w:rsidR="002C511B">
        <w:fldChar w:fldCharType="separate"/>
      </w:r>
      <w:r w:rsidR="002C511B" w:rsidRPr="002C511B">
        <w:rPr>
          <w:rFonts w:ascii="Calibri" w:cs="Calibri"/>
          <w:vertAlign w:val="superscript"/>
        </w:rPr>
        <w:t>8</w:t>
      </w:r>
      <w:r w:rsidR="002C511B">
        <w:fldChar w:fldCharType="end"/>
      </w:r>
      <w:r w:rsidR="003265AC">
        <w:t>; here we will only give a brief overview.</w:t>
      </w:r>
    </w:p>
    <w:p w14:paraId="13595326" w14:textId="421E8663" w:rsidR="009A0485" w:rsidRDefault="007046D9">
      <w:r>
        <w:tab/>
      </w:r>
      <w:r w:rsidR="00D74499">
        <w:t>Between 2018 – 2019</w:t>
      </w:r>
      <w:r w:rsidR="00A74AFB">
        <w:t>,</w:t>
      </w:r>
      <w:r w:rsidR="00D74499">
        <w:t xml:space="preserve"> </w:t>
      </w:r>
      <w:r w:rsidR="00A74AFB">
        <w:t>m</w:t>
      </w:r>
      <w:r w:rsidR="007B6626">
        <w:t xml:space="preserve">onthly bat captures were </w:t>
      </w:r>
      <w:commentRangeStart w:id="16"/>
      <w:r w:rsidR="007B6626">
        <w:t xml:space="preserve">taken out </w:t>
      </w:r>
      <w:commentRangeEnd w:id="16"/>
      <w:r w:rsidR="001E313B">
        <w:rPr>
          <w:rStyle w:val="CommentReference"/>
        </w:rPr>
        <w:commentReference w:id="16"/>
      </w:r>
      <w:r w:rsidR="007B6626">
        <w:t xml:space="preserve">at </w:t>
      </w:r>
      <w:r w:rsidR="00A74AFB">
        <w:t>four</w:t>
      </w:r>
      <w:r w:rsidR="007B6626">
        <w:t xml:space="preserve"> species-specific locations: </w:t>
      </w:r>
      <w:proofErr w:type="spellStart"/>
      <w:r w:rsidR="007B6626">
        <w:t>Ambakoana</w:t>
      </w:r>
      <w:proofErr w:type="spellEnd"/>
      <w:r w:rsidR="007B6626">
        <w:t xml:space="preserve"> roost (-18.513 S, 48.167 E, </w:t>
      </w:r>
      <w:proofErr w:type="spellStart"/>
      <w:r w:rsidR="007B6626">
        <w:rPr>
          <w:i/>
          <w:iCs/>
        </w:rPr>
        <w:t>Pteropus</w:t>
      </w:r>
      <w:proofErr w:type="spellEnd"/>
      <w:r w:rsidR="007B6626">
        <w:rPr>
          <w:i/>
          <w:iCs/>
        </w:rPr>
        <w:t xml:space="preserve"> rufus)</w:t>
      </w:r>
      <w:r w:rsidR="000E6AE9">
        <w:t>;</w:t>
      </w:r>
      <w:r w:rsidR="00A74AFB">
        <w:t xml:space="preserve"> </w:t>
      </w:r>
      <w:proofErr w:type="spellStart"/>
      <w:r w:rsidR="00A74AFB">
        <w:t>Angavobe</w:t>
      </w:r>
      <w:proofErr w:type="spellEnd"/>
      <w:r w:rsidR="00A74AFB">
        <w:t xml:space="preserve"> cave (-18.944 S, 47.949 E, </w:t>
      </w:r>
      <w:r w:rsidR="00A74AFB">
        <w:rPr>
          <w:i/>
          <w:iCs/>
        </w:rPr>
        <w:t xml:space="preserve">Eidolon </w:t>
      </w:r>
      <w:proofErr w:type="spellStart"/>
      <w:r w:rsidR="00A74AFB">
        <w:rPr>
          <w:i/>
          <w:iCs/>
        </w:rPr>
        <w:t>dupreanum</w:t>
      </w:r>
      <w:proofErr w:type="spellEnd"/>
      <w:r w:rsidR="00A74AFB">
        <w:rPr>
          <w:i/>
          <w:iCs/>
        </w:rPr>
        <w:t>)</w:t>
      </w:r>
      <w:r w:rsidR="000E6AE9">
        <w:t>;</w:t>
      </w:r>
      <w:r w:rsidR="00A74AFB">
        <w:t xml:space="preserve"> </w:t>
      </w:r>
      <w:proofErr w:type="spellStart"/>
      <w:r w:rsidR="000E6AE9">
        <w:t>Angavokely</w:t>
      </w:r>
      <w:proofErr w:type="spellEnd"/>
      <w:r w:rsidR="000E6AE9">
        <w:t xml:space="preserve"> cave (-18.933 S, 47.758 E, </w:t>
      </w:r>
      <w:r w:rsidR="000E6AE9">
        <w:rPr>
          <w:i/>
          <w:iCs/>
        </w:rPr>
        <w:t xml:space="preserve">Eidolon </w:t>
      </w:r>
      <w:proofErr w:type="spellStart"/>
      <w:r w:rsidR="000E6AE9">
        <w:rPr>
          <w:i/>
          <w:iCs/>
        </w:rPr>
        <w:t>dupreanum</w:t>
      </w:r>
      <w:proofErr w:type="spellEnd"/>
      <w:r w:rsidR="000E6AE9">
        <w:rPr>
          <w:i/>
          <w:iCs/>
        </w:rPr>
        <w:t>)</w:t>
      </w:r>
      <w:r w:rsidR="000E6AE9">
        <w:t xml:space="preserve">; </w:t>
      </w:r>
      <w:proofErr w:type="spellStart"/>
      <w:r w:rsidR="000E6AE9">
        <w:t>Maromizaha</w:t>
      </w:r>
      <w:proofErr w:type="spellEnd"/>
      <w:r w:rsidR="000E6AE9">
        <w:t xml:space="preserve"> cave (-18.9623 S, 48.4525 E, </w:t>
      </w:r>
      <w:r w:rsidR="000E6AE9">
        <w:rPr>
          <w:i/>
          <w:iCs/>
        </w:rPr>
        <w:t xml:space="preserve">Rousettus </w:t>
      </w:r>
      <w:proofErr w:type="spellStart"/>
      <w:r w:rsidR="000E6AE9">
        <w:rPr>
          <w:i/>
          <w:iCs/>
        </w:rPr>
        <w:t>madagascariensis</w:t>
      </w:r>
      <w:proofErr w:type="spellEnd"/>
      <w:r w:rsidR="000E6AE9">
        <w:rPr>
          <w:i/>
          <w:iCs/>
        </w:rPr>
        <w:t>).</w:t>
      </w:r>
      <w:r w:rsidR="000E6AE9">
        <w:t xml:space="preserve"> </w:t>
      </w:r>
      <w:del w:id="17" w:author="Cara Brook" w:date="2023-03-02T19:54:00Z">
        <w:r w:rsidR="000E6AE9" w:rsidDel="001E313B">
          <w:delText>Each bat was</w:delText>
        </w:r>
      </w:del>
      <w:ins w:id="18" w:author="Cara Brook" w:date="2023-03-02T19:54:00Z">
        <w:r w:rsidR="001E313B">
          <w:t>Bats were</w:t>
        </w:r>
      </w:ins>
      <w:r w:rsidR="000E6AE9">
        <w:t xml:space="preserve"> identified </w:t>
      </w:r>
      <w:del w:id="19" w:author="Cara Brook" w:date="2023-03-02T19:55:00Z">
        <w:r w:rsidR="000E6AE9" w:rsidDel="001E313B">
          <w:delText xml:space="preserve">by </w:delText>
        </w:r>
      </w:del>
      <w:ins w:id="20" w:author="Cara Brook" w:date="2023-03-02T19:55:00Z">
        <w:r w:rsidR="001E313B">
          <w:t xml:space="preserve">to </w:t>
        </w:r>
      </w:ins>
      <w:r w:rsidR="000E6AE9">
        <w:t xml:space="preserve">species, sex, </w:t>
      </w:r>
      <w:r w:rsidR="002F5F91">
        <w:t xml:space="preserve">and </w:t>
      </w:r>
      <w:r w:rsidR="000E6AE9">
        <w:t>age (adult vs juvenile)</w:t>
      </w:r>
      <w:r w:rsidR="002F5F91">
        <w:t>, and t</w:t>
      </w:r>
      <w:r w:rsidR="000E6AE9">
        <w:t>hroat, fecal, and urine samples were take</w:t>
      </w:r>
      <w:r w:rsidR="002F5F91">
        <w:t>n.</w:t>
      </w:r>
    </w:p>
    <w:p w14:paraId="4704AA15" w14:textId="67D01A89" w:rsidR="00802019" w:rsidRDefault="007511F1">
      <w:r>
        <w:tab/>
        <w:t xml:space="preserve">In total, RNA from 285 fecal, 143 throat, and 196 urine swab samples was </w:t>
      </w:r>
      <w:ins w:id="21" w:author="Cara Brook" w:date="2023-03-02T19:55:00Z">
        <w:r w:rsidR="001E313B">
          <w:t xml:space="preserve">extracted, then </w:t>
        </w:r>
      </w:ins>
      <w:commentRangeStart w:id="22"/>
      <w:r>
        <w:t>prepped into libraries and submitted for Illumina sequencing</w:t>
      </w:r>
      <w:r w:rsidR="005E6028">
        <w:t xml:space="preserve"> </w:t>
      </w:r>
      <w:commentRangeEnd w:id="22"/>
      <w:r w:rsidR="001E313B">
        <w:rPr>
          <w:rStyle w:val="CommentReference"/>
        </w:rPr>
        <w:commentReference w:id="22"/>
      </w:r>
      <w:r w:rsidR="005E6028">
        <w:t>(see supplemental table)</w:t>
      </w:r>
      <w:r>
        <w:t>.</w:t>
      </w:r>
      <w:r w:rsidR="005E6028">
        <w:t xml:space="preserve"> Raw reads from Illumina </w:t>
      </w:r>
      <w:r w:rsidR="001B4E2A">
        <w:t xml:space="preserve">were filtered and assembled on the CZID </w:t>
      </w:r>
      <w:r w:rsidR="00034AC8">
        <w:t>bioinformatics platform</w:t>
      </w:r>
      <w:r w:rsidR="001B4E2A">
        <w:t xml:space="preserve"> (v3.10 NR/NT 2019-12-01)</w:t>
      </w:r>
      <w:r w:rsidR="00034AC8">
        <w:t xml:space="preserve">. </w:t>
      </w:r>
      <w:r w:rsidR="0004735C">
        <w:t xml:space="preserve">Samples were marked positive for astrovirus infection if </w:t>
      </w:r>
      <w:r w:rsidR="009A7059">
        <w:t xml:space="preserve">at least two contigs with an average read depth &gt;2 reads/nucleotide </w:t>
      </w:r>
      <w:r w:rsidR="00D65D38">
        <w:t xml:space="preserve">were assembled that showed </w:t>
      </w:r>
      <w:r w:rsidR="00E5127E">
        <w:t>significant</w:t>
      </w:r>
      <w:r w:rsidR="00D65D38">
        <w:t xml:space="preserve"> nucleotide or protein BLAST alignment to astroviruses present in NCBI NR/NT database (v12-01-2019).</w:t>
      </w:r>
    </w:p>
    <w:p w14:paraId="40E921AD" w14:textId="4ABDB899" w:rsidR="00537CE3" w:rsidRDefault="00537CE3"/>
    <w:p w14:paraId="6B5F9BBF" w14:textId="4B26B694" w:rsidR="00537CE3" w:rsidRPr="00457388" w:rsidRDefault="00537CE3">
      <w:pPr>
        <w:rPr>
          <w:b/>
          <w:bCs/>
          <w:i/>
          <w:iCs/>
          <w:sz w:val="28"/>
          <w:szCs w:val="28"/>
        </w:rPr>
      </w:pPr>
      <w:r w:rsidRPr="00457388">
        <w:rPr>
          <w:b/>
          <w:bCs/>
          <w:sz w:val="28"/>
          <w:szCs w:val="28"/>
        </w:rPr>
        <w:t>Genome Annotation and BLAST</w:t>
      </w:r>
    </w:p>
    <w:p w14:paraId="27372408" w14:textId="1338E894" w:rsidR="00537CE3" w:rsidRPr="00452741" w:rsidRDefault="007D671D">
      <w:commentRangeStart w:id="23"/>
      <w:r>
        <w:t xml:space="preserve">We annotated all </w:t>
      </w:r>
      <w:r w:rsidR="00872ADF">
        <w:t xml:space="preserve">novel Astrovirus sequences by aligning them to annotated homologs </w:t>
      </w:r>
      <w:r w:rsidR="002F2AC0">
        <w:t>published on NCBI</w:t>
      </w:r>
      <w:r w:rsidR="008042CF">
        <w:t xml:space="preserve"> and visually identifying open reading frames</w:t>
      </w:r>
      <w:r w:rsidR="006F0D06">
        <w:t xml:space="preserve">, using </w:t>
      </w:r>
      <w:proofErr w:type="spellStart"/>
      <w:r w:rsidR="006F0D06">
        <w:t>Geneious</w:t>
      </w:r>
      <w:proofErr w:type="spellEnd"/>
      <w:r w:rsidR="006F0D06">
        <w:t xml:space="preserve"> Prime</w:t>
      </w:r>
      <w:r w:rsidR="007A6D70">
        <w:t xml:space="preserve"> (v08-18-2022).</w:t>
      </w:r>
      <w:r w:rsidR="00452741">
        <w:t xml:space="preserve"> </w:t>
      </w:r>
      <w:commentRangeEnd w:id="23"/>
      <w:r w:rsidR="001E313B">
        <w:rPr>
          <w:rStyle w:val="CommentReference"/>
        </w:rPr>
        <w:commentReference w:id="23"/>
      </w:r>
    </w:p>
    <w:p w14:paraId="5BFF12BA" w14:textId="77777777" w:rsidR="00802019" w:rsidRDefault="00802019"/>
    <w:p w14:paraId="3EAE7AFD" w14:textId="43051A12" w:rsidR="009A0485" w:rsidRPr="00457388" w:rsidRDefault="009A0485">
      <w:pPr>
        <w:rPr>
          <w:b/>
          <w:bCs/>
          <w:sz w:val="28"/>
          <w:szCs w:val="28"/>
        </w:rPr>
      </w:pPr>
      <w:r w:rsidRPr="00457388">
        <w:rPr>
          <w:b/>
          <w:bCs/>
          <w:sz w:val="28"/>
          <w:szCs w:val="28"/>
        </w:rPr>
        <w:t>Phylogenetic Analysis</w:t>
      </w:r>
      <w:r w:rsidR="00CF65B3" w:rsidRPr="00457388">
        <w:rPr>
          <w:b/>
          <w:bCs/>
          <w:sz w:val="28"/>
          <w:szCs w:val="28"/>
        </w:rPr>
        <w:t xml:space="preserve"> Overview</w:t>
      </w:r>
    </w:p>
    <w:p w14:paraId="7033F8F1" w14:textId="1F34CA08" w:rsidR="009A0485" w:rsidRDefault="00205229">
      <w:r>
        <w:t>To perform phylogenetic analysis, we combined</w:t>
      </w:r>
      <w:del w:id="24" w:author="Cara Brook" w:date="2023-03-02T19:58:00Z">
        <w:r w:rsidDel="001E313B">
          <w:delText xml:space="preserve"> our</w:delText>
        </w:r>
      </w:del>
      <w:r>
        <w:t xml:space="preserve"> Astrovirus sequences </w:t>
      </w:r>
      <w:ins w:id="25" w:author="Cara Brook" w:date="2023-03-02T19:58:00Z">
        <w:r w:rsidR="001E313B">
          <w:t>identified in this study with those publicly available</w:t>
        </w:r>
      </w:ins>
      <w:ins w:id="26" w:author="Cara Brook" w:date="2023-03-02T19:59:00Z">
        <w:r w:rsidR="001E313B">
          <w:t xml:space="preserve"> on </w:t>
        </w:r>
      </w:ins>
      <w:del w:id="27" w:author="Cara Brook" w:date="2023-03-02T19:59:00Z">
        <w:r w:rsidDel="001E313B">
          <w:delText xml:space="preserve">with published </w:delText>
        </w:r>
      </w:del>
      <w:r>
        <w:t>NCBI</w:t>
      </w:r>
      <w:del w:id="28" w:author="Cara Brook" w:date="2023-03-02T19:59:00Z">
        <w:r w:rsidDel="001E313B">
          <w:delText xml:space="preserve"> sequences</w:delText>
        </w:r>
      </w:del>
      <w:r>
        <w:t xml:space="preserve">. </w:t>
      </w:r>
      <w:r w:rsidR="00933194">
        <w:t xml:space="preserve">We carried out </w:t>
      </w:r>
      <w:r w:rsidR="00AD63F8">
        <w:t>three</w:t>
      </w:r>
      <w:r w:rsidR="00933194">
        <w:t xml:space="preserve"> major phylogenetic analyses, building (a) a full-genome </w:t>
      </w:r>
      <w:proofErr w:type="spellStart"/>
      <w:r w:rsidR="00933194">
        <w:rPr>
          <w:i/>
          <w:iCs/>
        </w:rPr>
        <w:t>Mamastrovirus</w:t>
      </w:r>
      <w:proofErr w:type="spellEnd"/>
      <w:r w:rsidR="00933194">
        <w:t xml:space="preserve"> maximum (ML) likelihood phylogeny, </w:t>
      </w:r>
      <w:r w:rsidR="00AD63F8">
        <w:t>(</w:t>
      </w:r>
      <w:r w:rsidR="00452741">
        <w:t>b</w:t>
      </w:r>
      <w:r w:rsidR="00AD63F8">
        <w:t xml:space="preserve">) a time-resolved Bayesian phylogeny corresponding to a selection of full genome </w:t>
      </w:r>
      <w:proofErr w:type="spellStart"/>
      <w:r w:rsidR="00AD63F8">
        <w:rPr>
          <w:i/>
          <w:iCs/>
        </w:rPr>
        <w:t>Mamastrovirus</w:t>
      </w:r>
      <w:proofErr w:type="spellEnd"/>
      <w:r w:rsidR="00AD63F8">
        <w:t xml:space="preserve"> sequences </w:t>
      </w:r>
      <w:ins w:id="29" w:author="Cara Brook" w:date="2023-03-02T19:59:00Z">
        <w:r w:rsidR="001E313B">
          <w:t xml:space="preserve">available on </w:t>
        </w:r>
      </w:ins>
      <w:del w:id="30" w:author="Cara Brook" w:date="2023-03-02T19:59:00Z">
        <w:r w:rsidR="00AD63F8" w:rsidDel="001E313B">
          <w:delText xml:space="preserve">in </w:delText>
        </w:r>
      </w:del>
      <w:r w:rsidR="00AD63F8">
        <w:t xml:space="preserve">NCBI </w:t>
      </w:r>
      <w:ins w:id="31" w:author="Cara Brook" w:date="2023-03-02T19:59:00Z">
        <w:r w:rsidR="001E313B">
          <w:t>V</w:t>
        </w:r>
      </w:ins>
      <w:del w:id="32" w:author="Cara Brook" w:date="2023-03-02T19:59:00Z">
        <w:r w:rsidR="00AD63F8" w:rsidDel="001E313B">
          <w:delText>v</w:delText>
        </w:r>
      </w:del>
      <w:r w:rsidR="00AD63F8">
        <w:t>irus</w:t>
      </w:r>
      <w:r w:rsidR="00452741">
        <w:t xml:space="preserve">, and (c) </w:t>
      </w:r>
      <w:commentRangeStart w:id="33"/>
      <w:r w:rsidR="00452741">
        <w:t xml:space="preserve">a </w:t>
      </w:r>
      <w:proofErr w:type="spellStart"/>
      <w:r w:rsidR="00452741">
        <w:rPr>
          <w:i/>
          <w:iCs/>
        </w:rPr>
        <w:t>Mamastrovirus</w:t>
      </w:r>
      <w:proofErr w:type="spellEnd"/>
      <w:r w:rsidR="00452741">
        <w:t xml:space="preserve"> ML phylogeny </w:t>
      </w:r>
      <w:commentRangeEnd w:id="33"/>
      <w:r w:rsidR="001E313B">
        <w:rPr>
          <w:rStyle w:val="CommentReference"/>
        </w:rPr>
        <w:commentReference w:id="33"/>
      </w:r>
      <w:r w:rsidR="00452741">
        <w:t>corresponding to a conserved 410 bp fragment of the RNA-dependent RNA polymerase (</w:t>
      </w:r>
      <w:proofErr w:type="spellStart"/>
      <w:r w:rsidR="00452741">
        <w:t>RdRp</w:t>
      </w:r>
      <w:proofErr w:type="spellEnd"/>
      <w:r w:rsidR="00452741">
        <w:t xml:space="preserve">) gene encapsulated in the </w:t>
      </w:r>
      <w:proofErr w:type="spellStart"/>
      <w:r w:rsidR="00452741">
        <w:t>AstV</w:t>
      </w:r>
      <w:proofErr w:type="spellEnd"/>
      <w:r w:rsidR="00452741">
        <w:t xml:space="preserve"> ORF1b</w:t>
      </w:r>
      <w:r w:rsidR="00AD63F8">
        <w:t>.</w:t>
      </w:r>
      <w:r w:rsidR="002764DB">
        <w:t xml:space="preserve"> </w:t>
      </w:r>
      <w:r w:rsidR="00AD63F8">
        <w:t xml:space="preserve">Detailed methods for the construction of each phylogeny are available </w:t>
      </w:r>
      <w:r w:rsidR="002C511B">
        <w:t xml:space="preserve">on </w:t>
      </w:r>
      <w:r w:rsidR="00BE542A">
        <w:t>GitHub</w:t>
      </w:r>
      <w:r w:rsidR="003D7DC6">
        <w:t xml:space="preserve"> </w:t>
      </w:r>
      <w:r w:rsidR="002C511B">
        <w:t>(see supplementary information).</w:t>
      </w:r>
    </w:p>
    <w:p w14:paraId="61E815F6" w14:textId="52947E1A" w:rsidR="00F764AB" w:rsidRDefault="00F764AB"/>
    <w:p w14:paraId="25B687E9" w14:textId="6D7CEECE" w:rsidR="00E22BF6" w:rsidRPr="00E22BF6" w:rsidRDefault="00B77BD5">
      <w:pPr>
        <w:rPr>
          <w:b/>
          <w:bCs/>
        </w:rPr>
      </w:pPr>
      <w:r>
        <w:rPr>
          <w:b/>
          <w:bCs/>
        </w:rPr>
        <w:t>Sequence Compilation</w:t>
      </w:r>
    </w:p>
    <w:p w14:paraId="52590DED" w14:textId="126454D5" w:rsidR="00F764AB" w:rsidRDefault="003F39D5">
      <w:r>
        <w:lastRenderedPageBreak/>
        <w:t>Our</w:t>
      </w:r>
      <w:r w:rsidR="00F764AB">
        <w:t xml:space="preserve"> full genome ML phylogeny </w:t>
      </w:r>
      <w:r w:rsidR="004A30E8">
        <w:t>consisted</w:t>
      </w:r>
      <w:r w:rsidR="00F764AB">
        <w:t xml:space="preserve"> of</w:t>
      </w:r>
      <w:r w:rsidR="00D741AB">
        <w:t xml:space="preserve"> </w:t>
      </w:r>
      <w:r w:rsidR="00157381">
        <w:t>one</w:t>
      </w:r>
      <w:r w:rsidR="00F764AB">
        <w:t xml:space="preserve"> novel full length </w:t>
      </w:r>
      <w:proofErr w:type="spellStart"/>
      <w:r w:rsidR="00F764AB">
        <w:rPr>
          <w:i/>
          <w:iCs/>
        </w:rPr>
        <w:t>Mamastrovirus</w:t>
      </w:r>
      <w:proofErr w:type="spellEnd"/>
      <w:r w:rsidR="00F764AB">
        <w:t xml:space="preserve"> sequence,</w:t>
      </w:r>
      <w:r w:rsidR="005031F7">
        <w:t xml:space="preserve"> 41 unique NCBI </w:t>
      </w:r>
      <w:proofErr w:type="spellStart"/>
      <w:r w:rsidR="005031F7" w:rsidRPr="00F764AB">
        <w:rPr>
          <w:i/>
          <w:iCs/>
        </w:rPr>
        <w:t>Mamastrovirus</w:t>
      </w:r>
      <w:proofErr w:type="spellEnd"/>
      <w:r w:rsidR="005031F7">
        <w:t xml:space="preserve"> </w:t>
      </w:r>
      <w:r w:rsidR="005031F7" w:rsidRPr="00F764AB">
        <w:t>sequences</w:t>
      </w:r>
      <w:r w:rsidR="005031F7">
        <w:t>,</w:t>
      </w:r>
      <w:r w:rsidR="00F764AB">
        <w:t xml:space="preserve"> and one </w:t>
      </w:r>
      <w:r w:rsidR="00B15033">
        <w:t xml:space="preserve">full length </w:t>
      </w:r>
      <w:proofErr w:type="spellStart"/>
      <w:r w:rsidR="00F764AB">
        <w:rPr>
          <w:i/>
          <w:iCs/>
        </w:rPr>
        <w:t>Avastrovirus</w:t>
      </w:r>
      <w:proofErr w:type="spellEnd"/>
      <w:r w:rsidR="00F764AB">
        <w:t xml:space="preserve"> </w:t>
      </w:r>
      <w:r w:rsidR="00B15033">
        <w:t>sequence as an outgroup</w:t>
      </w:r>
      <w:r w:rsidR="00F764AB">
        <w:t xml:space="preserve">, for a total of </w:t>
      </w:r>
      <w:r w:rsidR="00D741AB">
        <w:t>4</w:t>
      </w:r>
      <w:r w:rsidR="00BF5BFD">
        <w:t>3</w:t>
      </w:r>
      <w:r w:rsidR="00F764AB">
        <w:t xml:space="preserve"> sequences. We</w:t>
      </w:r>
      <w:r w:rsidR="003B1439">
        <w:t xml:space="preserve"> compiled</w:t>
      </w:r>
      <w:r w:rsidR="00F764AB">
        <w:t xml:space="preserve"> the NCBI </w:t>
      </w:r>
      <w:r w:rsidR="003B1439">
        <w:t>sequences</w:t>
      </w:r>
      <w:r w:rsidR="00F764AB">
        <w:t xml:space="preserve"> through</w:t>
      </w:r>
      <w:r w:rsidR="003B1439">
        <w:t xml:space="preserve"> three queries</w:t>
      </w:r>
      <w:r w:rsidR="00683C49">
        <w:t xml:space="preserve">: 1) all </w:t>
      </w:r>
      <w:r w:rsidR="006A1CA6">
        <w:t xml:space="preserve">complete </w:t>
      </w:r>
      <w:proofErr w:type="spellStart"/>
      <w:r w:rsidR="00683C49">
        <w:t>RefSeq</w:t>
      </w:r>
      <w:proofErr w:type="spellEnd"/>
      <w:r w:rsidR="00683C49">
        <w:t xml:space="preserve"> Genomes under </w:t>
      </w:r>
      <w:r w:rsidR="004450FC">
        <w:t>Virus:</w:t>
      </w:r>
      <w:r w:rsidR="00683C49">
        <w:t xml:space="preserve"> </w:t>
      </w:r>
      <w:proofErr w:type="spellStart"/>
      <w:r w:rsidR="00683C49">
        <w:rPr>
          <w:i/>
          <w:iCs/>
        </w:rPr>
        <w:t>Mamastrovirus</w:t>
      </w:r>
      <w:proofErr w:type="spellEnd"/>
      <w:r w:rsidR="00683C49">
        <w:t xml:space="preserve"> (taxid:249588)</w:t>
      </w:r>
      <w:r w:rsidR="00BB2AF5">
        <w:t xml:space="preserve"> and </w:t>
      </w:r>
      <w:r w:rsidR="004450FC">
        <w:t xml:space="preserve">Virus: </w:t>
      </w:r>
      <w:r w:rsidR="00BB2AF5">
        <w:rPr>
          <w:i/>
          <w:iCs/>
        </w:rPr>
        <w:t xml:space="preserve">unclassified </w:t>
      </w:r>
      <w:proofErr w:type="spellStart"/>
      <w:r w:rsidR="00BB2AF5">
        <w:rPr>
          <w:i/>
          <w:iCs/>
        </w:rPr>
        <w:t>Mamastrovirus</w:t>
      </w:r>
      <w:proofErr w:type="spellEnd"/>
      <w:r w:rsidR="00BB2AF5">
        <w:t xml:space="preserve"> (taxid:526119)</w:t>
      </w:r>
      <w:r w:rsidR="00683C49">
        <w:t xml:space="preserve"> </w:t>
      </w:r>
      <w:r w:rsidR="00050AF1">
        <w:t xml:space="preserve">greater than 6,000 bp </w:t>
      </w:r>
      <w:r w:rsidR="00BB2AF5">
        <w:t>(3</w:t>
      </w:r>
      <w:r w:rsidR="007555D1">
        <w:t>6</w:t>
      </w:r>
      <w:r w:rsidR="00BB2AF5">
        <w:t>), 2)</w:t>
      </w:r>
      <w:r w:rsidR="00F57235">
        <w:t xml:space="preserve"> </w:t>
      </w:r>
      <w:proofErr w:type="spellStart"/>
      <w:r w:rsidR="00271F86">
        <w:rPr>
          <w:i/>
          <w:iCs/>
        </w:rPr>
        <w:t>Mamastrovir</w:t>
      </w:r>
      <w:r w:rsidR="00A57074">
        <w:rPr>
          <w:i/>
          <w:iCs/>
        </w:rPr>
        <w:t>us</w:t>
      </w:r>
      <w:proofErr w:type="spellEnd"/>
      <w:r w:rsidR="00271F86">
        <w:rPr>
          <w:i/>
          <w:iCs/>
        </w:rPr>
        <w:t xml:space="preserve"> </w:t>
      </w:r>
      <w:r w:rsidR="00885845">
        <w:t xml:space="preserve">nucleotide genomes under </w:t>
      </w:r>
      <w:r w:rsidR="0089790A">
        <w:t xml:space="preserve">Virus: </w:t>
      </w:r>
      <w:proofErr w:type="spellStart"/>
      <w:r w:rsidR="00271F86">
        <w:rPr>
          <w:i/>
          <w:iCs/>
        </w:rPr>
        <w:t>Astroviridae</w:t>
      </w:r>
      <w:proofErr w:type="spellEnd"/>
      <w:r w:rsidR="00271F86">
        <w:rPr>
          <w:i/>
          <w:iCs/>
        </w:rPr>
        <w:t xml:space="preserve"> </w:t>
      </w:r>
      <w:r w:rsidR="00271F86">
        <w:t xml:space="preserve">(taxid:39733) and </w:t>
      </w:r>
      <w:r w:rsidR="00C01142">
        <w:t xml:space="preserve">Virus: </w:t>
      </w:r>
      <w:r w:rsidR="00271F86">
        <w:rPr>
          <w:i/>
          <w:iCs/>
        </w:rPr>
        <w:t xml:space="preserve">unclassified </w:t>
      </w:r>
      <w:proofErr w:type="spellStart"/>
      <w:r w:rsidR="00271F86">
        <w:rPr>
          <w:i/>
          <w:iCs/>
        </w:rPr>
        <w:t>Astroviridae</w:t>
      </w:r>
      <w:proofErr w:type="spellEnd"/>
      <w:r w:rsidR="00271F86">
        <w:rPr>
          <w:i/>
          <w:iCs/>
        </w:rPr>
        <w:t xml:space="preserve"> </w:t>
      </w:r>
      <w:r w:rsidR="003E3CE1">
        <w:t xml:space="preserve">(taxid:352926) </w:t>
      </w:r>
      <w:r w:rsidR="00885845">
        <w:t xml:space="preserve">with Host: </w:t>
      </w:r>
      <w:proofErr w:type="spellStart"/>
      <w:r w:rsidR="00885845" w:rsidRPr="001E3395">
        <w:rPr>
          <w:i/>
          <w:iCs/>
        </w:rPr>
        <w:t>Chiroptera</w:t>
      </w:r>
      <w:proofErr w:type="spellEnd"/>
      <w:r w:rsidR="00885845" w:rsidRPr="001E3395">
        <w:rPr>
          <w:i/>
          <w:iCs/>
        </w:rPr>
        <w:t xml:space="preserve"> (bats)</w:t>
      </w:r>
      <w:r w:rsidR="00885845">
        <w:t xml:space="preserve"> (taxid:9397)</w:t>
      </w:r>
      <w:r w:rsidR="00CB242F">
        <w:t xml:space="preserve"> over 6,000 b</w:t>
      </w:r>
      <w:r w:rsidR="009C42D6">
        <w:t>p</w:t>
      </w:r>
      <w:r w:rsidR="0065580F">
        <w:t xml:space="preserve"> (2)</w:t>
      </w:r>
      <w:r w:rsidR="00271F86">
        <w:t xml:space="preserve">, and 3) </w:t>
      </w:r>
      <w:r w:rsidR="0065580F">
        <w:t xml:space="preserve">manual searching of </w:t>
      </w:r>
      <w:proofErr w:type="spellStart"/>
      <w:ins w:id="34" w:author="Cara Brook" w:date="2023-03-02T20:01:00Z">
        <w:r w:rsidR="001E313B">
          <w:rPr>
            <w:i/>
            <w:iCs/>
          </w:rPr>
          <w:t>Mamastrovirus</w:t>
        </w:r>
        <w:proofErr w:type="spellEnd"/>
        <w:r w:rsidR="001E313B">
          <w:rPr>
            <w:i/>
            <w:iCs/>
          </w:rPr>
          <w:t xml:space="preserve"> </w:t>
        </w:r>
      </w:ins>
      <w:r w:rsidR="00974BC0">
        <w:t xml:space="preserve">nucleotide genomes &gt;6,000 bp identified in the literature (3). </w:t>
      </w:r>
    </w:p>
    <w:p w14:paraId="2F946F5E" w14:textId="6C8140E4" w:rsidR="00DE5CAC" w:rsidRDefault="00DE5CAC"/>
    <w:p w14:paraId="35A35035" w14:textId="25A3E799" w:rsidR="00DE5CAC" w:rsidRPr="008C6BD8" w:rsidRDefault="001E313B">
      <w:ins w:id="35" w:author="Cara Brook" w:date="2023-03-02T20:01:00Z">
        <w:r>
          <w:t>After building our</w:t>
        </w:r>
      </w:ins>
      <w:ins w:id="36" w:author="Cara Brook" w:date="2023-03-02T20:02:00Z">
        <w:r>
          <w:t xml:space="preserve"> full genome</w:t>
        </w:r>
      </w:ins>
      <w:ins w:id="37" w:author="Cara Brook" w:date="2023-03-02T20:01:00Z">
        <w:r>
          <w:t xml:space="preserve"> ML tree, we </w:t>
        </w:r>
        <w:proofErr w:type="spellStart"/>
        <w:r>
          <w:t>subselected</w:t>
        </w:r>
        <w:proofErr w:type="spellEnd"/>
        <w:r>
          <w:t xml:space="preserve"> </w:t>
        </w:r>
      </w:ins>
      <w:ins w:id="38" w:author="Cara Brook" w:date="2023-03-02T20:02:00Z">
        <w:r>
          <w:t xml:space="preserve">one </w:t>
        </w:r>
      </w:ins>
      <w:del w:id="39" w:author="Cara Brook" w:date="2023-03-02T20:02:00Z">
        <w:r w:rsidR="00DE5CAC" w:rsidDel="001E313B">
          <w:delText xml:space="preserve">Following completion of the ML tree, we selected the full genome sequences that were contained within the </w:delText>
        </w:r>
      </w:del>
      <w:r w:rsidR="00DE5CAC">
        <w:t xml:space="preserve">monophyletic clade containing all </w:t>
      </w:r>
      <w:ins w:id="40" w:author="Cara Brook" w:date="2023-03-02T20:02:00Z">
        <w:r>
          <w:t xml:space="preserve">known </w:t>
        </w:r>
      </w:ins>
      <w:r w:rsidR="00DE5CAC">
        <w:t>bat</w:t>
      </w:r>
      <w:del w:id="41" w:author="Cara Brook" w:date="2023-03-02T20:02:00Z">
        <w:r w:rsidR="00DE5CAC" w:rsidDel="001E313B">
          <w:delText xml:space="preserve"> </w:delText>
        </w:r>
      </w:del>
      <w:ins w:id="42" w:author="Cara Brook" w:date="2023-03-02T20:02:00Z">
        <w:r>
          <w:t xml:space="preserve"> </w:t>
        </w:r>
      </w:ins>
      <w:r w:rsidR="00DE5CAC">
        <w:t>sequences</w:t>
      </w:r>
      <w:ins w:id="43" w:author="Cara Brook" w:date="2023-03-02T20:02:00Z">
        <w:r>
          <w:t xml:space="preserve"> and their closest relatives</w:t>
        </w:r>
      </w:ins>
      <w:r w:rsidR="00406920">
        <w:t xml:space="preserve"> for the Bayesian time-tree </w:t>
      </w:r>
      <w:commentRangeStart w:id="44"/>
      <w:r w:rsidR="00406920">
        <w:t>analysis</w:t>
      </w:r>
      <w:commentRangeEnd w:id="44"/>
      <w:r>
        <w:rPr>
          <w:rStyle w:val="CommentReference"/>
        </w:rPr>
        <w:commentReference w:id="44"/>
      </w:r>
      <w:r w:rsidR="00DE5CAC">
        <w:t xml:space="preserve">. </w:t>
      </w:r>
      <w:r w:rsidR="008C6BD8">
        <w:t xml:space="preserve">This included a total of 17 sequences: 16 from NCBI virus and our novel </w:t>
      </w:r>
      <w:r w:rsidR="008C6BD8">
        <w:rPr>
          <w:i/>
          <w:iCs/>
        </w:rPr>
        <w:t xml:space="preserve">Rousettus </w:t>
      </w:r>
      <w:proofErr w:type="spellStart"/>
      <w:r w:rsidR="008C6BD8">
        <w:rPr>
          <w:i/>
          <w:iCs/>
        </w:rPr>
        <w:t>madagascariensis</w:t>
      </w:r>
      <w:proofErr w:type="spellEnd"/>
      <w:r w:rsidR="008C6BD8">
        <w:t xml:space="preserve"> sample.</w:t>
      </w:r>
    </w:p>
    <w:p w14:paraId="5F9B4616" w14:textId="73F18454" w:rsidR="00067310" w:rsidRDefault="00067310"/>
    <w:p w14:paraId="47F14C92" w14:textId="3747D41E" w:rsidR="00067310" w:rsidRDefault="00067310">
      <w:r>
        <w:t xml:space="preserve">Our </w:t>
      </w:r>
      <w:proofErr w:type="spellStart"/>
      <w:r>
        <w:rPr>
          <w:i/>
          <w:iCs/>
        </w:rPr>
        <w:t>Mamastrovirus</w:t>
      </w:r>
      <w:proofErr w:type="spellEnd"/>
      <w:r>
        <w:t xml:space="preserve"> </w:t>
      </w:r>
      <w:proofErr w:type="spellStart"/>
      <w:r>
        <w:t>RdRp</w:t>
      </w:r>
      <w:proofErr w:type="spellEnd"/>
      <w:r>
        <w:t xml:space="preserve"> ML phylogeny </w:t>
      </w:r>
      <w:r w:rsidR="00CC6379">
        <w:t>consisted of an overlapping subset of a 410 bp fragment in the center of the</w:t>
      </w:r>
      <w:r w:rsidR="00CA7897">
        <w:t xml:space="preserve"> </w:t>
      </w:r>
      <w:proofErr w:type="spellStart"/>
      <w:r w:rsidR="00CA7897">
        <w:t>RdRp</w:t>
      </w:r>
      <w:proofErr w:type="spellEnd"/>
      <w:r w:rsidR="00CA7897">
        <w:t xml:space="preserve"> region of our novel full length </w:t>
      </w:r>
      <w:proofErr w:type="spellStart"/>
      <w:r w:rsidR="00CA7897">
        <w:rPr>
          <w:i/>
          <w:iCs/>
        </w:rPr>
        <w:t>Mamastrovirus</w:t>
      </w:r>
      <w:proofErr w:type="spellEnd"/>
      <w:r w:rsidR="00CA7897">
        <w:t xml:space="preserve"> sequence, </w:t>
      </w:r>
      <w:r w:rsidR="00A408FC">
        <w:t xml:space="preserve">122 unique NCBI </w:t>
      </w:r>
      <w:proofErr w:type="spellStart"/>
      <w:r w:rsidR="00A408FC">
        <w:rPr>
          <w:i/>
          <w:iCs/>
        </w:rPr>
        <w:t>Mamastrovirus</w:t>
      </w:r>
      <w:proofErr w:type="spellEnd"/>
      <w:r w:rsidR="00A408FC">
        <w:t xml:space="preserve"> sequences, and one </w:t>
      </w:r>
      <w:proofErr w:type="spellStart"/>
      <w:r w:rsidR="00A408FC">
        <w:t>Avastrovirus</w:t>
      </w:r>
      <w:proofErr w:type="spellEnd"/>
      <w:r w:rsidR="00A408FC">
        <w:t xml:space="preserve"> </w:t>
      </w:r>
      <w:proofErr w:type="spellStart"/>
      <w:r w:rsidR="00A408FC">
        <w:t>RdRp</w:t>
      </w:r>
      <w:proofErr w:type="spellEnd"/>
      <w:r w:rsidR="00A408FC">
        <w:t xml:space="preserve"> fragment as an outgroup, for a total of 12</w:t>
      </w:r>
      <w:r w:rsidR="0045556A">
        <w:t>4</w:t>
      </w:r>
      <w:r w:rsidR="00A408FC">
        <w:t xml:space="preserve"> sequences.</w:t>
      </w:r>
      <w:r w:rsidR="00030AD0">
        <w:t xml:space="preserve"> NCBI sequences were restricted to those from bat hosts sampled in the </w:t>
      </w:r>
      <w:r w:rsidR="002D09EF">
        <w:t>Southwest</w:t>
      </w:r>
      <w:r w:rsidR="00030AD0">
        <w:t xml:space="preserve"> Indian Ocean (SWIO) region.</w:t>
      </w:r>
      <w:r w:rsidR="00CC6379">
        <w:t xml:space="preserve"> </w:t>
      </w:r>
      <w:r w:rsidR="00030AD0">
        <w:t>They were compiled</w:t>
      </w:r>
      <w:r w:rsidR="006E2620">
        <w:t xml:space="preserve"> through </w:t>
      </w:r>
      <w:r w:rsidR="00771F31">
        <w:t xml:space="preserve">one query: </w:t>
      </w:r>
      <w:r w:rsidR="004450FC">
        <w:t xml:space="preserve">Virus: </w:t>
      </w:r>
      <w:proofErr w:type="spellStart"/>
      <w:r w:rsidR="00771F31">
        <w:t>Astroviridae</w:t>
      </w:r>
      <w:proofErr w:type="spellEnd"/>
      <w:r w:rsidR="000D3611">
        <w:t xml:space="preserve"> (taxid:39733)</w:t>
      </w:r>
      <w:r w:rsidR="004450FC">
        <w:t>, Host:</w:t>
      </w:r>
      <w:r w:rsidR="00973EB1">
        <w:t xml:space="preserve"> </w:t>
      </w:r>
      <w:proofErr w:type="spellStart"/>
      <w:r w:rsidR="00973EB1">
        <w:t>Chiroptera</w:t>
      </w:r>
      <w:proofErr w:type="spellEnd"/>
      <w:r w:rsidR="00973EB1">
        <w:t xml:space="preserve"> (taxid:9397)</w:t>
      </w:r>
      <w:r w:rsidR="00CB66D6">
        <w:t xml:space="preserve">, and Geographic </w:t>
      </w:r>
      <w:r w:rsidR="00C47358">
        <w:t>Region</w:t>
      </w:r>
      <w:r w:rsidR="00CB66D6">
        <w:t>: Madagascar</w:t>
      </w:r>
      <w:r w:rsidR="00C47358">
        <w:t xml:space="preserve"> (64)</w:t>
      </w:r>
      <w:r w:rsidR="00CB66D6">
        <w:t>, Mozambique</w:t>
      </w:r>
      <w:r w:rsidR="00C47358">
        <w:t xml:space="preserve"> (31)</w:t>
      </w:r>
      <w:r w:rsidR="00CB66D6">
        <w:t>, and Reunion</w:t>
      </w:r>
      <w:r w:rsidR="00C47358">
        <w:t xml:space="preserve"> (27)</w:t>
      </w:r>
      <w:r w:rsidR="004455B9">
        <w:t xml:space="preserve">. </w:t>
      </w:r>
      <w:r w:rsidR="00771F31">
        <w:t xml:space="preserve">Sequences were confirmed to be </w:t>
      </w:r>
      <w:proofErr w:type="spellStart"/>
      <w:r w:rsidR="00771F31">
        <w:t>RdRp</w:t>
      </w:r>
      <w:proofErr w:type="spellEnd"/>
      <w:r w:rsidR="00771F31">
        <w:t xml:space="preserve"> fragments via alignment and </w:t>
      </w:r>
      <w:r w:rsidR="00CE6F2C">
        <w:t>relevant metadata was confirmed though</w:t>
      </w:r>
      <w:r w:rsidR="00771F31">
        <w:t xml:space="preserve"> source literature.</w:t>
      </w:r>
      <w:r w:rsidR="000662BA">
        <w:t xml:space="preserve"> </w:t>
      </w:r>
    </w:p>
    <w:p w14:paraId="5050B5F6" w14:textId="34D0A34F" w:rsidR="00CF65B3" w:rsidRDefault="00CF65B3"/>
    <w:p w14:paraId="4315EB96" w14:textId="2C5EF395" w:rsidR="00CF65B3" w:rsidRPr="00CF65B3" w:rsidRDefault="00CF65B3">
      <w:pPr>
        <w:rPr>
          <w:b/>
          <w:bCs/>
        </w:rPr>
      </w:pPr>
      <w:r>
        <w:rPr>
          <w:b/>
          <w:bCs/>
        </w:rPr>
        <w:t>Alignment</w:t>
      </w:r>
      <w:r w:rsidR="00A5307D">
        <w:rPr>
          <w:b/>
          <w:bCs/>
        </w:rPr>
        <w:t xml:space="preserve"> and Subst</w:t>
      </w:r>
      <w:r w:rsidR="00776984">
        <w:rPr>
          <w:b/>
          <w:bCs/>
        </w:rPr>
        <w:t>itut</w:t>
      </w:r>
      <w:r w:rsidR="00A5307D">
        <w:rPr>
          <w:b/>
          <w:bCs/>
        </w:rPr>
        <w:t>ion Model</w:t>
      </w:r>
    </w:p>
    <w:p w14:paraId="7784EBB1" w14:textId="02C53B4B" w:rsidR="006E2620" w:rsidRDefault="006E2620">
      <w:r>
        <w:t>Following dataset compilation</w:t>
      </w:r>
      <w:r w:rsidR="00E32294">
        <w:t xml:space="preserve"> for each phylogenetic analysis</w:t>
      </w:r>
      <w:r>
        <w:t xml:space="preserve">, sequences were aligned </w:t>
      </w:r>
      <w:del w:id="45" w:author="Cara Brook" w:date="2023-03-02T20:03:00Z">
        <w:r w:rsidDel="001E313B">
          <w:delText xml:space="preserve">using </w:delText>
        </w:r>
      </w:del>
      <w:ins w:id="46" w:author="Cara Brook" w:date="2023-03-02T20:03:00Z">
        <w:r w:rsidR="001E313B">
          <w:t xml:space="preserve">via the </w:t>
        </w:r>
      </w:ins>
      <w:r>
        <w:t>MAFFT</w:t>
      </w:r>
      <w:r w:rsidR="00843B7D">
        <w:fldChar w:fldCharType="begin"/>
      </w:r>
      <w:r w:rsidR="00843B7D">
        <w:instrText xml:space="preserve"> ADDIN ZOTERO_ITEM CSL_CITATION {"citationID":"Up8RN66z","properties":{"formattedCitation":"\\super 21\\nosupersub{}","plainCitation":"21","noteIndex":0},"citationItems":[{"id":947,"uris":["http://zotero.org/users/2630578/items/6UUJEZG8"],"itemData":{"id":947,"type":"article-journal","abstract":"This article describes several features in the MAFFT online service for multiple sequence alignment (MSA). As a result of recent advances in sequencing technologies, huge numbers of biological sequences are available and the need for MSAs with large numbers of sequences is increasing. To extract biologically relevant information from such data, sophistication of algorithms is necessary but not sufficient. Intuitive and interactive tools for experimental biologists to semiautomatically handle large data are becoming important. We are working on development of MAFFT toward these two directions. Here, we explain (i) the Web interface for recently developed options for large data and (ii) interactive usage to refine sequence data sets and MSAs.","container-title":"Briefings in Bioinformatics","DOI":"10.1093/bib/bbx108","ISSN":"1477-4054","issue":"4","journalAbbreviation":"Briefings in Bioinformatics","page":"1160-1166","source":"Silverchair","title":"MAFFT online service: multiple sequence alignment, interactive sequence choice and visualization","title-short":"MAFFT online service","volume":"20","author":[{"family":"Katoh","given":"Kazutaka"},{"family":"Rozewicki","given":"John"},{"family":"Yamada","given":"Kazunori D"}],"issued":{"date-parts":[["2019",7,19]]}}}],"schema":"https://github.com/citation-style-language/schema/raw/master/csl-citation.json"} </w:instrText>
      </w:r>
      <w:r w:rsidR="00843B7D">
        <w:fldChar w:fldCharType="separate"/>
      </w:r>
      <w:r w:rsidR="00843B7D" w:rsidRPr="00843B7D">
        <w:rPr>
          <w:rFonts w:ascii="Calibri" w:cs="Calibri"/>
          <w:vertAlign w:val="superscript"/>
        </w:rPr>
        <w:t>21</w:t>
      </w:r>
      <w:r w:rsidR="00843B7D">
        <w:fldChar w:fldCharType="end"/>
      </w:r>
      <w:r>
        <w:t xml:space="preserve"> </w:t>
      </w:r>
      <w:r w:rsidR="00D14815">
        <w:t>(v7.450)</w:t>
      </w:r>
      <w:ins w:id="47" w:author="Cara Brook" w:date="2023-03-02T20:03:00Z">
        <w:r w:rsidR="001E313B">
          <w:t xml:space="preserve"> algorithm</w:t>
        </w:r>
      </w:ins>
      <w:r w:rsidR="005E2EB8">
        <w:t xml:space="preserve"> </w:t>
      </w:r>
      <w:r>
        <w:t xml:space="preserve">in </w:t>
      </w:r>
      <w:proofErr w:type="spellStart"/>
      <w:r>
        <w:t>Geneious</w:t>
      </w:r>
      <w:proofErr w:type="spellEnd"/>
      <w:r>
        <w:t xml:space="preserve"> Prime (v 2022-08-18</w:t>
      </w:r>
      <w:r w:rsidR="001569B2">
        <w:t>)</w:t>
      </w:r>
      <w:r>
        <w:t xml:space="preserve"> using default parameters.</w:t>
      </w:r>
      <w:r w:rsidR="00AE5C51">
        <w:t xml:space="preserve"> Alignments were visually examined and trimmed to </w:t>
      </w:r>
      <w:commentRangeStart w:id="48"/>
      <w:r w:rsidR="00AE5C51">
        <w:t>conserved regions</w:t>
      </w:r>
      <w:commentRangeEnd w:id="48"/>
      <w:r w:rsidR="001E313B">
        <w:rPr>
          <w:rStyle w:val="CommentReference"/>
        </w:rPr>
        <w:commentReference w:id="48"/>
      </w:r>
      <w:r w:rsidR="00AE5C51">
        <w:t>.</w:t>
      </w:r>
      <w:r w:rsidR="007C26EA" w:rsidRPr="007C26EA">
        <w:t xml:space="preserve"> </w:t>
      </w:r>
      <w:r w:rsidR="007C26EA">
        <w:t xml:space="preserve">We </w:t>
      </w:r>
      <w:r w:rsidR="00B1393D">
        <w:t xml:space="preserve">then </w:t>
      </w:r>
      <w:r w:rsidR="007C26EA">
        <w:t>used Modeltest-NG</w:t>
      </w:r>
      <w:r w:rsidR="00794643">
        <w:fldChar w:fldCharType="begin"/>
      </w:r>
      <w:r w:rsidR="00794643">
        <w:instrText xml:space="preserve"> ADDIN ZOTERO_ITEM CSL_CITATION {"citationID":"sdQOSp17","properties":{"formattedCitation":"\\super 22\\nosupersub{}","plainCitation":"22","noteIndex":0},"citationItems":[{"id":950,"uris":["http://zotero.org/users/2630578/items/S7K37KRM"],"itemData":{"id":950,"type":"article-journal","abstract":"ModelTest-NG is a reimplementation from scratch of jModelTest and ProtTest, two popular tools for selecting the best-fit nucleotide and amino acid substitution models, respectively. ModelTest-NG is one to two orders of magnitude faster than jModelTest and ProtTest but equally accurate and introduces several new features, such as ascertainment bias correction, mixture, and free-rate models, or the automatic processing of single partitions. ModelTest-NG is available under a GNU GPL3 license at https://github.com/ddarriba/modeltest , last accessed September 2, 2019.","container-title":"Molecular Biology and Evolution","DOI":"10.1093/molbev/msz189","ISSN":"0737-4038","issue":"1","journalAbbreviation":"Molecular Biology and Evolution","page":"291-294","source":"Silverchair","title":"ModelTest-NG: A New and Scalable Tool for the Selection of DNA and Protein Evolutionary Models","title-short":"ModelTest-NG","volume":"37","author":[{"family":"Darriba","given":"Diego"},{"family":"Posada","given":"David"},{"family":"Kozlov","given":"Alexey M"},{"family":"Stamatakis","given":"Alexandros"},{"family":"Morel","given":"Benoit"},{"family":"Flouri","given":"Tomas"}],"issued":{"date-parts":[["2020",1,1]]}}}],"schema":"https://github.com/citation-style-language/schema/raw/master/csl-citation.json"} </w:instrText>
      </w:r>
      <w:r w:rsidR="00794643">
        <w:fldChar w:fldCharType="separate"/>
      </w:r>
      <w:r w:rsidR="00794643" w:rsidRPr="00794643">
        <w:rPr>
          <w:rFonts w:ascii="Calibri" w:cs="Calibri"/>
          <w:vertAlign w:val="superscript"/>
        </w:rPr>
        <w:t>22</w:t>
      </w:r>
      <w:r w:rsidR="00794643">
        <w:fldChar w:fldCharType="end"/>
      </w:r>
      <w:r w:rsidR="00DE513B">
        <w:t xml:space="preserve"> (v0.1.7)</w:t>
      </w:r>
      <w:r w:rsidR="007C26EA">
        <w:t xml:space="preserve"> to determine the best fit nucleotide substitution for each alignment.</w:t>
      </w:r>
      <w:r w:rsidR="00AE5C51">
        <w:t xml:space="preserve"> All sequences, </w:t>
      </w:r>
      <w:r w:rsidR="00456E9A">
        <w:t>subsets</w:t>
      </w:r>
      <w:r w:rsidR="00AE5C51">
        <w:t>, and alignments are available</w:t>
      </w:r>
      <w:ins w:id="49" w:author="Cara Brook" w:date="2023-03-02T20:04:00Z">
        <w:r w:rsidR="001E313B">
          <w:t xml:space="preserve"> in our </w:t>
        </w:r>
        <w:proofErr w:type="gramStart"/>
        <w:r w:rsidR="001E313B">
          <w:t>open-source</w:t>
        </w:r>
      </w:ins>
      <w:proofErr w:type="gramEnd"/>
      <w:del w:id="50" w:author="Cara Brook" w:date="2023-03-02T20:04:00Z">
        <w:r w:rsidR="00AE5C51" w:rsidDel="001E313B">
          <w:delText xml:space="preserve"> on</w:delText>
        </w:r>
      </w:del>
      <w:r w:rsidR="00AE5C51">
        <w:t xml:space="preserve"> </w:t>
      </w:r>
      <w:r w:rsidR="00F94432">
        <w:t>GitHub</w:t>
      </w:r>
      <w:ins w:id="51" w:author="Cara Brook" w:date="2023-03-02T20:04:00Z">
        <w:r w:rsidR="001E313B">
          <w:t xml:space="preserve"> repository</w:t>
        </w:r>
      </w:ins>
      <w:r w:rsidR="00676023">
        <w:t xml:space="preserve"> (</w:t>
      </w:r>
      <w:commentRangeStart w:id="52"/>
      <w:r w:rsidR="00676023">
        <w:t>see supplementary information</w:t>
      </w:r>
      <w:commentRangeEnd w:id="52"/>
      <w:r w:rsidR="001E313B">
        <w:rPr>
          <w:rStyle w:val="CommentReference"/>
        </w:rPr>
        <w:commentReference w:id="52"/>
      </w:r>
      <w:r w:rsidR="00676023">
        <w:t>).</w:t>
      </w:r>
    </w:p>
    <w:p w14:paraId="040C8F6F" w14:textId="2D3AD97C" w:rsidR="00CF65B3" w:rsidRDefault="00F82222">
      <w:r>
        <w:tab/>
      </w:r>
      <w:r w:rsidR="00672B64">
        <w:t xml:space="preserve"> </w:t>
      </w:r>
    </w:p>
    <w:p w14:paraId="721A8693" w14:textId="2818970F" w:rsidR="00CF65B3" w:rsidRPr="00CF65B3" w:rsidRDefault="00CF65B3">
      <w:pPr>
        <w:rPr>
          <w:b/>
          <w:bCs/>
        </w:rPr>
      </w:pPr>
      <w:del w:id="53" w:author="Cara Brook" w:date="2023-03-02T20:05:00Z">
        <w:r w:rsidDel="001E313B">
          <w:rPr>
            <w:b/>
            <w:bCs/>
          </w:rPr>
          <w:delText>Tree-</w:delText>
        </w:r>
        <w:r w:rsidR="00E52D82" w:rsidDel="001E313B">
          <w:rPr>
            <w:b/>
            <w:bCs/>
          </w:rPr>
          <w:delText>Building</w:delText>
        </w:r>
      </w:del>
      <w:ins w:id="54" w:author="Cara Brook" w:date="2023-03-02T20:05:00Z">
        <w:r w:rsidR="001E313B">
          <w:rPr>
            <w:b/>
            <w:bCs/>
          </w:rPr>
          <w:t>Phylogenetic Tree Assembly</w:t>
        </w:r>
      </w:ins>
    </w:p>
    <w:p w14:paraId="466A8073" w14:textId="7CB2E652" w:rsidR="00F764AB" w:rsidRDefault="003455D9">
      <w:r>
        <w:t xml:space="preserve">Both the full genome and </w:t>
      </w:r>
      <w:proofErr w:type="spellStart"/>
      <w:r>
        <w:t>RdRp</w:t>
      </w:r>
      <w:proofErr w:type="spellEnd"/>
      <w:r>
        <w:t xml:space="preserve"> ML trees were </w:t>
      </w:r>
      <w:ins w:id="55" w:author="Cara Brook" w:date="2023-03-02T20:05:00Z">
        <w:r w:rsidR="00910705">
          <w:t xml:space="preserve">constructed in </w:t>
        </w:r>
      </w:ins>
      <w:del w:id="56" w:author="Cara Brook" w:date="2023-03-02T20:05:00Z">
        <w:r w:rsidDel="00910705">
          <w:delText>buil</w:delText>
        </w:r>
        <w:r w:rsidDel="001E313B">
          <w:delText>d</w:delText>
        </w:r>
        <w:r w:rsidDel="00910705">
          <w:delText xml:space="preserve"> using </w:delText>
        </w:r>
      </w:del>
      <w:r>
        <w:t>RAxML-NG</w:t>
      </w:r>
      <w:r w:rsidR="00E80964">
        <w:fldChar w:fldCharType="begin"/>
      </w:r>
      <w:r w:rsidR="00E80964">
        <w:instrText xml:space="preserve"> ADDIN ZOTERO_ITEM CSL_CITATION {"citationID":"NVcqiW9X","properties":{"formattedCitation":"\\super 23\\nosupersub{}","plainCitation":"23","noteIndex":0},"citationItems":[{"id":953,"uris":["http://zotero.org/users/2630578/items/Y9MUL6CA"],"itemData":{"id":953,"type":"webpage","title":"RAxML-NG: a fast, scalable and user-friendly tool for maximum likelihood phylogenetic inference | Bioinformatics | Oxford Academic","URL":"https://academic.oup.com/bioinformatics/article/35/21/4453/5487384","accessed":{"date-parts":[["2023",2,26]]}}}],"schema":"https://github.com/citation-style-language/schema/raw/master/csl-citation.json"} </w:instrText>
      </w:r>
      <w:r w:rsidR="00E80964">
        <w:fldChar w:fldCharType="separate"/>
      </w:r>
      <w:r w:rsidR="00E80964" w:rsidRPr="00E80964">
        <w:rPr>
          <w:rFonts w:ascii="Calibri" w:cs="Calibri"/>
          <w:vertAlign w:val="superscript"/>
        </w:rPr>
        <w:t>23</w:t>
      </w:r>
      <w:r w:rsidR="00E80964">
        <w:fldChar w:fldCharType="end"/>
      </w:r>
      <w:r w:rsidR="0096664A">
        <w:t xml:space="preserve"> (v1.1.0)</w:t>
      </w:r>
      <w:r w:rsidR="00AB5EF8">
        <w:t xml:space="preserve">, using the best nucleotide substation model from </w:t>
      </w:r>
      <w:commentRangeStart w:id="57"/>
      <w:proofErr w:type="spellStart"/>
      <w:r w:rsidR="00AB5EF8">
        <w:t>Modeltest</w:t>
      </w:r>
      <w:proofErr w:type="spellEnd"/>
      <w:r w:rsidR="00AB5EF8">
        <w:t>-NG</w:t>
      </w:r>
      <w:commentRangeEnd w:id="57"/>
      <w:r w:rsidR="00910705">
        <w:rPr>
          <w:rStyle w:val="CommentReference"/>
        </w:rPr>
        <w:commentReference w:id="57"/>
      </w:r>
      <w:r w:rsidR="00AB5EF8">
        <w:t>.</w:t>
      </w:r>
      <w:r w:rsidR="00D80718">
        <w:t xml:space="preserve"> </w:t>
      </w:r>
      <w:r w:rsidR="0040279B">
        <w:t xml:space="preserve">Following </w:t>
      </w:r>
      <w:ins w:id="58" w:author="Cara Brook" w:date="2023-03-02T20:06:00Z">
        <w:r w:rsidR="00910705">
          <w:t xml:space="preserve">best practice recommendations in </w:t>
        </w:r>
      </w:ins>
      <w:del w:id="59" w:author="Cara Brook" w:date="2023-03-02T20:06:00Z">
        <w:r w:rsidR="0040279B" w:rsidDel="00910705">
          <w:delText xml:space="preserve">the </w:delText>
        </w:r>
      </w:del>
      <w:proofErr w:type="spellStart"/>
      <w:r w:rsidR="0040279B">
        <w:t>RAxML</w:t>
      </w:r>
      <w:proofErr w:type="spellEnd"/>
      <w:r w:rsidR="0040279B">
        <w:t>-NG</w:t>
      </w:r>
      <w:commentRangeStart w:id="60"/>
      <w:del w:id="61" w:author="Cara Brook" w:date="2023-03-02T20:06:00Z">
        <w:r w:rsidR="0040279B" w:rsidDel="00910705">
          <w:delText xml:space="preserve"> tutorial</w:delText>
        </w:r>
      </w:del>
      <w:r w:rsidR="00D80718">
        <w:t>,</w:t>
      </w:r>
      <w:commentRangeEnd w:id="60"/>
      <w:r w:rsidR="00910705">
        <w:rPr>
          <w:rStyle w:val="CommentReference"/>
        </w:rPr>
        <w:commentReference w:id="60"/>
      </w:r>
      <w:r w:rsidR="00D80718">
        <w:t xml:space="preserve"> twenty ML inferences were made, followed by bootstrap replicate trees inferred using </w:t>
      </w:r>
      <w:proofErr w:type="spellStart"/>
      <w:r w:rsidR="00D80718">
        <w:t>Felsenstein’s</w:t>
      </w:r>
      <w:proofErr w:type="spellEnd"/>
      <w:r w:rsidR="00D80718">
        <w:t xml:space="preserve"> method</w:t>
      </w:r>
      <w:r w:rsidR="00480295">
        <w:fldChar w:fldCharType="begin"/>
      </w:r>
      <w:r w:rsidR="00480295">
        <w:instrText xml:space="preserve"> ADDIN ZOTERO_ITEM CSL_CITATION {"citationID":"8M0Ogv2I","properties":{"formattedCitation":"\\super 24\\nosupersub{}","plainCitation":"24","noteIndex":0},"citationItems":[{"id":955,"uris":["http://zotero.org/users/2630578/items/IUDXFU7M"],"itemData":{"id":955,"type":"article-journal","abstract":"In 1981, the Journal of Molecular Evolution (JME) published an article entitled “Evolutionary trees from DNA sequences: A maximum likelihood approach” by Joseph (Joe) Felsenstein (J Mol Evol 17:368–376, 1981). This groundbreaking work laid the foundation for the emerging field of statistical phylogenetics, providing a tractable way of finding maximum likelihood (ML) estimates of evolutionary trees from DNA sequence data. This paper is the second most cited (more than 9000 citations) in JME after Kimura’s (J Mol Evol 16:111–120, 1980) seminal paper on a model of nucleotide substitution (with nearly 20,000 citations). On the occasion of the 50th anniversary of JME, we elaborate on the significance of Felsenstein’s ML approach to estimating phylogenetic trees.","container-title":"Journal of Molecular Evolution","DOI":"10.1007/s00239-020-09982-w","ISSN":"0022-2844","issue":"3","journalAbbreviation":"J Mol Evol","note":"PMID: 33438113\nPMCID: PMC7803665","page":"134-145","source":"PubMed Central","title":"Felsenstein Phylogenetic Likelihood","volume":"89","author":[{"family":"Posada","given":"David"},{"family":"Crandall","given":"Keith A."}],"issued":{"date-parts":[["2021"]]}}}],"schema":"https://github.com/citation-style-language/schema/raw/master/csl-citation.json"} </w:instrText>
      </w:r>
      <w:r w:rsidR="00480295">
        <w:fldChar w:fldCharType="separate"/>
      </w:r>
      <w:r w:rsidR="00480295" w:rsidRPr="00480295">
        <w:rPr>
          <w:rFonts w:ascii="Calibri" w:cs="Calibri"/>
          <w:vertAlign w:val="superscript"/>
        </w:rPr>
        <w:t>24</w:t>
      </w:r>
      <w:r w:rsidR="00480295">
        <w:fldChar w:fldCharType="end"/>
      </w:r>
      <w:r w:rsidR="00D80718">
        <w:t xml:space="preserve">. </w:t>
      </w:r>
      <w:r w:rsidR="00750B71">
        <w:t xml:space="preserve">The MRE-based bootstrapping test was </w:t>
      </w:r>
      <w:r w:rsidR="00AD59BB">
        <w:t>performed</w:t>
      </w:r>
      <w:r w:rsidR="00750B71">
        <w:t xml:space="preserve"> every 50 replicates, and bootstrapping was terminated when the diagnostic result was below the </w:t>
      </w:r>
      <w:r w:rsidR="00AD59BB">
        <w:t>threshold</w:t>
      </w:r>
      <w:r w:rsidR="00750B71">
        <w:t xml:space="preserve"> value. </w:t>
      </w:r>
      <w:r w:rsidR="00A431DA">
        <w:t xml:space="preserve">Support values were </w:t>
      </w:r>
      <w:r w:rsidR="000B1DB5">
        <w:t>compiled</w:t>
      </w:r>
      <w:r w:rsidR="00A431DA">
        <w:t xml:space="preserve"> onto the best-scoring tree.</w:t>
      </w:r>
    </w:p>
    <w:p w14:paraId="1DDD4D0C" w14:textId="34BE5B02" w:rsidR="00D9257E" w:rsidRDefault="00652C31">
      <w:r>
        <w:tab/>
        <w:t xml:space="preserve">The Bayesian </w:t>
      </w:r>
      <w:r w:rsidR="00BE542A">
        <w:t>time tree</w:t>
      </w:r>
      <w:r>
        <w:t xml:space="preserve"> was built </w:t>
      </w:r>
      <w:r w:rsidR="00FD7118">
        <w:t xml:space="preserve">with full-genome astrovirus sequences from the clade containing all </w:t>
      </w:r>
      <w:r w:rsidR="00AF2538">
        <w:t xml:space="preserve">bat full-genomes as identified from the maximum-likelihood tree </w:t>
      </w:r>
      <w:r>
        <w:t xml:space="preserve">using </w:t>
      </w:r>
      <w:r w:rsidR="00FD7118">
        <w:t>B</w:t>
      </w:r>
      <w:r>
        <w:t>EAST2</w:t>
      </w:r>
      <w:r w:rsidR="004A495A">
        <w:fldChar w:fldCharType="begin"/>
      </w:r>
      <w:r w:rsidR="004A495A">
        <w:instrText xml:space="preserve"> ADDIN ZOTERO_ITEM CSL_CITATION {"citationID":"B8cSRDXQ","properties":{"formattedCitation":"\\super 25\\nosupersub{}","plainCitation":"25","noteIndex":0},"citationItems":[{"id":958,"uris":["http://zotero.org/users/2630578/items/TH4LK7MJ"],"itemData":{"id":958,"type":"article-journal","abstract":"Elaboration of Bayesian phylogenetic inference methods has continued at pace in recent years with major new advances in nearly all aspects of the joint modelling of evolutionary data. It is increasingly appreciated that some evolutionary questions can only be adequately answered by combining evidence from multiple independent sources of data, including genome sequences, sampling dates, phenotypic data, radiocarbon dates, fossil occurrences, and biogeographic range information among others. Including all relevant data into a single joint model is very challenging both conceptually and computationally. Advanced computational software packages that allow robust development of compatible (sub-)models which can be composed into a full model hierarchy have played a key role in these developments. Developing such software frameworks is increasingly a major scientific activity in its own right, and comes with specific challenges, from practical software design, development and engineering challenges to statistical and conceptual modelling challenges. BEAST 2 is one such computational software platform, and was first announced over 4 years ago. Here we describe a series of major new developments in the BEAST 2 core platform and model hierarchy that have occurred since the first release of the software, culminating in the recent 2.5 release.","container-title":"PLOS Computational Biology","DOI":"10.1371/journal.pcbi.1006650","ISSN":"1553-7358","issue":"4","journalAbbreviation":"PLOS Computational Biology","language":"en","note":"publisher: Public Library of Science","page":"e1006650","source":"PLoS Journals","title":"BEAST 2.5: An advanced software platform for Bayesian evolutionary analysis","title-short":"BEAST 2.5","volume":"15","author":[{"family":"Bouckaert","given":"Remco"},{"family":"Vaughan","given":"Timothy G."},{"family":"Barido-Sottani","given":"Joëlle"},{"family":"Duchêne","given":"Sebastián"},{"family":"Fourment","given":"Mathieu"},{"family":"Gavryushkina","given":"Alexandra"},{"family":"Heled","given":"Joseph"},{"family":"Jones","given":"Graham"},{"family":"Kühnert","given":"Denise"},{"family":"Maio","given":"Nicola De"},{"family":"Matschiner","given":"Michael"},{"family":"Mendes","given":"Fábio K."},{"family":"Müller","given":"Nicola F."},{"family":"Ogilvie","given":"Huw A."},{"family":"Plessis","given":"Louis","dropping-particle":"du"},{"family":"Popinga","given":"Alex"},{"family":"Rambaut","given":"Andrew"},{"family":"Rasmussen","given":"David"},{"family":"Siveroni","given":"Igor"},{"family":"Suchard","given":"Marc A."},{"family":"Wu","given":"Chieh-Hsi"},{"family":"Xie","given":"Dong"},{"family":"Zhang","given":"Chi"},{"family":"Stadler","given":"Tanja"},{"family":"Drummond","given":"Alexei J."}],"issued":{"date-parts":[["2019",4,8]]}}}],"schema":"https://github.com/citation-style-language/schema/raw/master/csl-citation.json"} </w:instrText>
      </w:r>
      <w:r w:rsidR="004A495A">
        <w:fldChar w:fldCharType="separate"/>
      </w:r>
      <w:r w:rsidR="004A495A" w:rsidRPr="004A495A">
        <w:rPr>
          <w:rFonts w:ascii="Calibri" w:cs="Calibri"/>
          <w:vertAlign w:val="superscript"/>
        </w:rPr>
        <w:t>25</w:t>
      </w:r>
      <w:r w:rsidR="004A495A">
        <w:fldChar w:fldCharType="end"/>
      </w:r>
      <w:r>
        <w:t xml:space="preserve"> </w:t>
      </w:r>
      <w:r w:rsidR="004A495A">
        <w:t>(</w:t>
      </w:r>
      <w:r w:rsidR="00926D7B">
        <w:t>v</w:t>
      </w:r>
      <w:r w:rsidR="001D485B">
        <w:t>2.6.7)</w:t>
      </w:r>
      <w:r w:rsidR="002A6996">
        <w:t>.</w:t>
      </w:r>
      <w:r w:rsidR="00AB0281">
        <w:t xml:space="preserve"> </w:t>
      </w:r>
      <w:r w:rsidR="00480295">
        <w:t xml:space="preserve">We </w:t>
      </w:r>
      <w:r w:rsidR="00AB0281">
        <w:t xml:space="preserve">used </w:t>
      </w:r>
      <w:r w:rsidR="00480295">
        <w:t>a</w:t>
      </w:r>
      <w:r w:rsidR="00A11BFD">
        <w:t xml:space="preserve"> </w:t>
      </w:r>
      <w:r w:rsidR="00480295">
        <w:t>Bayesian Skyline Coalescent Model</w:t>
      </w:r>
      <w:r w:rsidR="00A11BFD">
        <w:t xml:space="preserve"> with a </w:t>
      </w:r>
      <w:r w:rsidR="00301AD1">
        <w:t xml:space="preserve">strict </w:t>
      </w:r>
      <w:r w:rsidR="00A11BFD">
        <w:t>lognormal clock rate with mean 0.0001</w:t>
      </w:r>
      <w:r w:rsidR="00480295">
        <w:t xml:space="preserve"> </w:t>
      </w:r>
      <w:r w:rsidR="00A11BFD">
        <w:t xml:space="preserve">and all other priors as </w:t>
      </w:r>
      <w:commentRangeStart w:id="62"/>
      <w:r w:rsidR="00A11BFD">
        <w:t>default</w:t>
      </w:r>
      <w:r w:rsidR="004A495A">
        <w:fldChar w:fldCharType="begin"/>
      </w:r>
      <w:r w:rsidR="004A495A">
        <w:instrText xml:space="preserve"> ADDIN ZOTERO_ITEM CSL_CITATION {"citationID":"3zcvUlo4","properties":{"formattedCitation":"\\super 8\\nosupersub{}","plainCitation":"8","noteIndex":0},"citationItems":[{"id":458,"uris":["http://zotero.org/users/2630578/items/6MK2C25A"],"itemData":{"id":458,"type":"article-journal","abstract":"Bats are natural reservoirs for both Alpha- and Betacoronaviruses and the hypothesized original hosts of five of seven known zoonotic coronaviruses. To date, the vast majority of bat coronavirus research has been concentrated in Asia, though coronaviruses are globally distributed; indeed, SARS-CoV and SARS-CoV-2-related Betacoronaviruses in the subgenus Sarbecovirus have been identified circulating in Rhinolophid bats in both Africa and Europe, despite the relative dearth of surveillance in these regions. As part of a long-term study examining the dynamics of potentially zoonotic viruses in three species of endemic Madagascar fruit bat (Pteropus rufus, Eidolon dupreanum, Rousettus madagascariensis), we carried out metagenomic Next Generation Sequencing (mNGS) on urine, throat, and fecal samples obtained from wild-caught individuals. We report detection of RNA derived from Betacoronavirus subgenus Nobecovirus in fecal samples from all three species and describe full genome sequences of novel Nobecoviruses in P. rufus and R. madagascariensis. Phylogenetic analysis indicates the existence of five distinct Nobecovirus clades, one of which is defined by the highly divergent ancestral sequence reported here from P. rufus bats. Madagascar Nobecoviruses derived from P. rufus and R. madagascariensis demonstrate, respectively, Asian and African phylogeographic origins, mirroring those of their fruit bat hosts. Bootscan recombination analysis indicates significant selection has taken place in the spike, nucleocapsid, and NS7 accessory protein regions of the genome for viruses derived from both bat hosts. Madagascar offers a unique phylogeographic nexus of bats and viruses with both Asian and African phylogeographic origins, providing opportunities for unprecedented mixing of viral groups and, potentially, recombination. As fruit bats are handled and consumed widely across Madagascar for subsistence, understanding the landscape of potentially zoonotic coronavirus circulation is essential for mitigation of future zoonotic threats.","container-title":"Frontiers in Public Health","DOI":"10.3389/fpubh.2022.786060","ISSN":"2296-2565","journalAbbreviation":"Front Public Health","note":"PMID: 35223729\nPMCID: PMC8873168","page":"786060","source":"PubMed Central","title":"Full Genome Nobecovirus Sequences From Malagasy Fruit Bats Define a Unique Evolutionary History for This Coronavirus Clade","volume":"10","author":[{"family":"Kettenburg","given":"Gwenddolen"},{"family":"Kistler","given":"Amy"},{"family":"Ranaivoson","given":"Hafaliana Christian"},{"family":"Ahyong","given":"Vida"},{"family":"Andrianiaina","given":"Angelo"},{"family":"Andry","given":"Santino"},{"family":"DeRisi","given":"Joseph L."},{"family":"Gentles","given":"Anecia"},{"family":"Raharinosy","given":"Vololoniaina"},{"family":"Randriambolamanantsoa","given":"Tsiry Hasina"},{"family":"Ravelomanantsoa","given":"Ny Anjara Fifi"},{"family":"Tato","given":"Cristina M."},{"family":"Dussart","given":"Philippe"},{"family":"Heraud","given":"Jean-Michel"},{"family":"Brook","given":"Cara E."}],"issued":{"date-parts":[["2022",2,11]]}}}],"schema":"https://github.com/citation-style-language/schema/raw/master/csl-citation.json"} </w:instrText>
      </w:r>
      <w:r w:rsidR="004A495A">
        <w:fldChar w:fldCharType="separate"/>
      </w:r>
      <w:r w:rsidR="004A495A" w:rsidRPr="004A495A">
        <w:rPr>
          <w:rFonts w:ascii="Calibri" w:cs="Calibri"/>
          <w:vertAlign w:val="superscript"/>
        </w:rPr>
        <w:t>8</w:t>
      </w:r>
      <w:r w:rsidR="004A495A">
        <w:fldChar w:fldCharType="end"/>
      </w:r>
      <w:commentRangeEnd w:id="62"/>
      <w:r w:rsidR="00910705">
        <w:rPr>
          <w:rStyle w:val="CommentReference"/>
        </w:rPr>
        <w:commentReference w:id="62"/>
      </w:r>
      <w:r w:rsidR="00A11BFD">
        <w:t xml:space="preserve">. </w:t>
      </w:r>
      <w:r w:rsidR="00BA4055">
        <w:t xml:space="preserve">Sampling date for each sequence was inferred from NCBI ‘Collection Date’ or though reading source literature; </w:t>
      </w:r>
      <w:commentRangeStart w:id="63"/>
      <w:r w:rsidR="00BA4055">
        <w:t>if day and month were not available the sampling date was set to July 15</w:t>
      </w:r>
      <w:r w:rsidR="00BA4055" w:rsidRPr="00BA4055">
        <w:rPr>
          <w:vertAlign w:val="superscript"/>
        </w:rPr>
        <w:t>th</w:t>
      </w:r>
      <w:r w:rsidR="00BA4055">
        <w:t>.</w:t>
      </w:r>
      <w:commentRangeEnd w:id="63"/>
      <w:r w:rsidR="00910705">
        <w:rPr>
          <w:rStyle w:val="CommentReference"/>
        </w:rPr>
        <w:commentReference w:id="63"/>
      </w:r>
      <w:r w:rsidR="00BA4055">
        <w:t xml:space="preserve"> </w:t>
      </w:r>
      <w:r w:rsidR="00F60039">
        <w:t xml:space="preserve">Markov Chain Monte Carlo (MCMC) chains </w:t>
      </w:r>
      <w:r w:rsidR="00F60039">
        <w:lastRenderedPageBreak/>
        <w:t xml:space="preserve">were run for </w:t>
      </w:r>
      <w:r w:rsidR="002A66AA">
        <w:t>&gt;700,000,000</w:t>
      </w:r>
      <w:r w:rsidR="00F60039">
        <w:t xml:space="preserve"> </w:t>
      </w:r>
      <w:r w:rsidR="004A495A">
        <w:t>iterations and</w:t>
      </w:r>
      <w:r w:rsidR="00F60039">
        <w:t xml:space="preserve"> terminated when we identified </w:t>
      </w:r>
      <w:commentRangeStart w:id="64"/>
      <w:r w:rsidR="00F60039">
        <w:t>convergence</w:t>
      </w:r>
      <w:commentRangeEnd w:id="64"/>
      <w:r w:rsidR="00910705">
        <w:rPr>
          <w:rStyle w:val="CommentReference"/>
        </w:rPr>
        <w:commentReference w:id="64"/>
      </w:r>
      <w:r w:rsidR="00F60039">
        <w:t xml:space="preserve"> using TRACER (v1.7)</w:t>
      </w:r>
      <w:r w:rsidR="002314A1">
        <w:t xml:space="preserve">, with 10% burn-in. </w:t>
      </w:r>
      <w:r w:rsidR="00782349">
        <w:t xml:space="preserve">We used </w:t>
      </w:r>
      <w:proofErr w:type="spellStart"/>
      <w:r w:rsidR="00782349">
        <w:t>TreeAnnotator</w:t>
      </w:r>
      <w:proofErr w:type="spellEnd"/>
      <w:r w:rsidR="00782349">
        <w:t xml:space="preserve"> (v2.6.3) to examine mean posterior densities at each node. </w:t>
      </w:r>
    </w:p>
    <w:p w14:paraId="4061AFD7" w14:textId="6CED04EF" w:rsidR="00BD2B31" w:rsidRDefault="00BD2B31">
      <w:r>
        <w:tab/>
        <w:t xml:space="preserve">All phylogenies were visualized in RStudio </w:t>
      </w:r>
      <w:r w:rsidR="00230813">
        <w:t>(v</w:t>
      </w:r>
      <w:r>
        <w:t>2022.07.01</w:t>
      </w:r>
      <w:r w:rsidR="00230813">
        <w:t>)</w:t>
      </w:r>
      <w:r>
        <w:t>, using the package ‘ggtree’</w:t>
      </w:r>
      <w:r w:rsidR="00230813">
        <w:fldChar w:fldCharType="begin"/>
      </w:r>
      <w:r w:rsidR="00230813">
        <w:instrText xml:space="preserve"> ADDIN ZOTERO_ITEM CSL_CITATION {"citationID":"VRPqP1M1","properties":{"formattedCitation":"\\super 26\\nosupersub{}","plainCitation":"26","noteIndex":0},"citationItems":[{"id":970,"uris":["http://zotero.org/users/2630578/items/AK8ZHW4L"],"itemData":{"id":970,"type":"webpage","title":"ggtree: an r package for visualization and annotation of phylogenetic trees with their covariates and other associated data - Yu - 2017 - Methods in Ecology and Evolution - Wiley Online Library","URL":"https://besjournals.onlinelibrary.wiley.com/doi/10.1111/2041-210X.12628","accessed":{"date-parts":[["2023",3,2]]}}}],"schema":"https://github.com/citation-style-language/schema/raw/master/csl-citation.json"} </w:instrText>
      </w:r>
      <w:r w:rsidR="00230813">
        <w:fldChar w:fldCharType="separate"/>
      </w:r>
      <w:r w:rsidR="00230813" w:rsidRPr="00230813">
        <w:rPr>
          <w:rFonts w:ascii="Calibri" w:cs="Calibri"/>
          <w:vertAlign w:val="superscript"/>
        </w:rPr>
        <w:t>26</w:t>
      </w:r>
      <w:r w:rsidR="00230813">
        <w:fldChar w:fldCharType="end"/>
      </w:r>
      <w:r>
        <w:t>.</w:t>
      </w:r>
    </w:p>
    <w:p w14:paraId="45577D4F" w14:textId="486F14F8" w:rsidR="009A0485" w:rsidRDefault="009A0485"/>
    <w:p w14:paraId="68843CB1" w14:textId="0FDEB484" w:rsidR="009A0485" w:rsidRDefault="009A0485">
      <w:pPr>
        <w:rPr>
          <w:b/>
          <w:bCs/>
        </w:rPr>
      </w:pPr>
      <w:r w:rsidRPr="009A0485">
        <w:rPr>
          <w:b/>
          <w:bCs/>
        </w:rPr>
        <w:t>Nucleotide Sequence Accession Numbers</w:t>
      </w:r>
    </w:p>
    <w:p w14:paraId="3BF8F23D" w14:textId="7D4A7FD3" w:rsidR="009A0485" w:rsidRDefault="00230813">
      <w:del w:id="65" w:author="Cara Brook" w:date="2023-03-02T20:08:00Z">
        <w:r w:rsidDel="00910705">
          <w:delText xml:space="preserve">The </w:delText>
        </w:r>
      </w:del>
      <w:ins w:id="66" w:author="Cara Brook" w:date="2023-03-02T20:08:00Z">
        <w:r w:rsidR="00910705">
          <w:t>One</w:t>
        </w:r>
        <w:r w:rsidR="00910705">
          <w:t xml:space="preserve"> </w:t>
        </w:r>
      </w:ins>
      <w:r>
        <w:t xml:space="preserve">annotated </w:t>
      </w:r>
      <w:r w:rsidR="00FE1532">
        <w:t>full</w:t>
      </w:r>
      <w:r>
        <w:t xml:space="preserve">-length genome sequence from </w:t>
      </w:r>
      <w:r>
        <w:rPr>
          <w:i/>
          <w:iCs/>
        </w:rPr>
        <w:t xml:space="preserve">Rousettus </w:t>
      </w:r>
      <w:proofErr w:type="spellStart"/>
      <w:r>
        <w:rPr>
          <w:i/>
          <w:iCs/>
        </w:rPr>
        <w:t>madagascariensis</w:t>
      </w:r>
      <w:proofErr w:type="spellEnd"/>
      <w:r>
        <w:t xml:space="preserve"> was submitted to NCBI and assigned accession number:</w:t>
      </w:r>
      <w:r w:rsidR="00FE1532">
        <w:t xml:space="preserve"> XXXXXX</w:t>
      </w:r>
      <w:r w:rsidR="006F02A2">
        <w:t>.</w:t>
      </w:r>
    </w:p>
    <w:p w14:paraId="24FDB840" w14:textId="77777777" w:rsidR="009A0485" w:rsidRDefault="009A0485"/>
    <w:p w14:paraId="305594D5" w14:textId="7363D046" w:rsidR="009A0485" w:rsidRDefault="009A0485">
      <w:r>
        <w:t>RESULTS</w:t>
      </w:r>
    </w:p>
    <w:p w14:paraId="573A0BE8" w14:textId="68E7B47F" w:rsidR="009A0485" w:rsidRDefault="009A0485"/>
    <w:p w14:paraId="1C045796" w14:textId="53150658" w:rsidR="009A0485" w:rsidRPr="009A0485" w:rsidRDefault="00A07850">
      <w:pPr>
        <w:rPr>
          <w:b/>
          <w:bCs/>
        </w:rPr>
      </w:pPr>
      <w:r>
        <w:rPr>
          <w:b/>
          <w:bCs/>
        </w:rPr>
        <w:t>Astrovirus</w:t>
      </w:r>
      <w:r w:rsidR="009A0485" w:rsidRPr="009A0485">
        <w:rPr>
          <w:b/>
          <w:bCs/>
        </w:rPr>
        <w:t xml:space="preserve"> </w:t>
      </w:r>
      <w:r w:rsidR="00C75F86">
        <w:rPr>
          <w:b/>
          <w:bCs/>
        </w:rPr>
        <w:t>Detection</w:t>
      </w:r>
    </w:p>
    <w:p w14:paraId="7FB6DBFB" w14:textId="0BC1EF46" w:rsidR="009A0485" w:rsidRDefault="006F02A2">
      <w:commentRangeStart w:id="67"/>
      <w:r>
        <w:t xml:space="preserve">RNA from 285 fecal, 143 throat, and 196 urine swab samples </w:t>
      </w:r>
      <w:r w:rsidR="00C31097">
        <w:t xml:space="preserve">from </w:t>
      </w:r>
      <w:r>
        <w:t xml:space="preserve">was prepped into libraries and submitted for Illumina sequencing. </w:t>
      </w:r>
      <w:commentRangeEnd w:id="67"/>
      <w:r w:rsidR="00910705">
        <w:rPr>
          <w:rStyle w:val="CommentReference"/>
        </w:rPr>
        <w:commentReference w:id="67"/>
      </w:r>
      <w:ins w:id="68" w:author="Cara Brook" w:date="2023-03-02T20:09:00Z">
        <w:r w:rsidR="00910705">
          <w:t xml:space="preserve">We defined </w:t>
        </w:r>
      </w:ins>
      <w:del w:id="69" w:author="Cara Brook" w:date="2023-03-02T20:09:00Z">
        <w:r w:rsidR="003B57F4" w:rsidDel="00910705">
          <w:delText xml:space="preserve">Astrovirus </w:delText>
        </w:r>
      </w:del>
      <w:ins w:id="70" w:author="Cara Brook" w:date="2023-03-02T20:09:00Z">
        <w:r w:rsidR="00910705">
          <w:t>a</w:t>
        </w:r>
        <w:r w:rsidR="00910705">
          <w:t xml:space="preserve">strovirus </w:t>
        </w:r>
      </w:ins>
      <w:r w:rsidR="00F719FD">
        <w:t>positive</w:t>
      </w:r>
      <w:ins w:id="71" w:author="Cara Brook" w:date="2023-03-02T20:09:00Z">
        <w:r w:rsidR="00910705">
          <w:t xml:space="preserve"> samples as all sequences for which a minimum of</w:t>
        </w:r>
      </w:ins>
      <w:del w:id="72" w:author="Cara Brook" w:date="2023-03-02T20:09:00Z">
        <w:r w:rsidR="00F719FD" w:rsidDel="00910705">
          <w:delText>s, defined as at least</w:delText>
        </w:r>
      </w:del>
      <w:r w:rsidR="00F719FD">
        <w:t xml:space="preserve"> two </w:t>
      </w:r>
      <w:proofErr w:type="spellStart"/>
      <w:ins w:id="73" w:author="Cara Brook" w:date="2023-03-02T20:09:00Z">
        <w:r w:rsidR="00910705">
          <w:t>AstV</w:t>
        </w:r>
        <w:proofErr w:type="spellEnd"/>
        <w:r w:rsidR="00910705">
          <w:t xml:space="preserve"> </w:t>
        </w:r>
      </w:ins>
      <w:del w:id="74" w:author="Cara Brook" w:date="2023-03-02T20:09:00Z">
        <w:r w:rsidR="00F719FD" w:rsidDel="00910705">
          <w:delText xml:space="preserve">contigs </w:delText>
        </w:r>
      </w:del>
      <w:ins w:id="75" w:author="Cara Brook" w:date="2023-03-02T20:09:00Z">
        <w:r w:rsidR="00910705">
          <w:t>contigs</w:t>
        </w:r>
        <w:r w:rsidR="00910705">
          <w:t xml:space="preserve"> were assembled </w:t>
        </w:r>
      </w:ins>
      <w:ins w:id="76" w:author="Cara Brook" w:date="2023-03-02T20:10:00Z">
        <w:r w:rsidR="00910705">
          <w:t xml:space="preserve">in CZID </w:t>
        </w:r>
      </w:ins>
      <w:r w:rsidR="00F719FD">
        <w:t>with an average read depth &gt;2 reads/nucleotide</w:t>
      </w:r>
      <w:ins w:id="77" w:author="Cara Brook" w:date="2023-03-02T20:10:00Z">
        <w:r w:rsidR="00910705">
          <w:t xml:space="preserve">. We detected </w:t>
        </w:r>
        <w:proofErr w:type="spellStart"/>
        <w:r w:rsidR="00910705">
          <w:t>AstV</w:t>
        </w:r>
        <w:proofErr w:type="spellEnd"/>
        <w:r w:rsidR="00910705">
          <w:t xml:space="preserve"> positives samples </w:t>
        </w:r>
      </w:ins>
      <w:del w:id="78" w:author="Cara Brook" w:date="2023-03-02T20:10:00Z">
        <w:r w:rsidR="00F719FD" w:rsidDel="00910705">
          <w:delText xml:space="preserve"> and BLAST alignment to nucleotide or protein AstV reference sequences in NCBI, </w:delText>
        </w:r>
        <w:r w:rsidR="003B57F4" w:rsidDel="00910705">
          <w:delText>w</w:delText>
        </w:r>
        <w:r w:rsidR="00F719FD" w:rsidDel="00910705">
          <w:delText>ere</w:delText>
        </w:r>
        <w:r w:rsidR="003B57F4" w:rsidDel="00910705">
          <w:delText xml:space="preserve"> detected </w:delText>
        </w:r>
      </w:del>
      <w:r w:rsidR="003B57F4">
        <w:t>in 4/285 (1.4%) fecal samples and 7/196 urine samples (3.57%).</w:t>
      </w:r>
      <w:r w:rsidR="008B1124">
        <w:t xml:space="preserve"> </w:t>
      </w:r>
      <w:r w:rsidR="00E27AD0">
        <w:t xml:space="preserve">None of the 143 throat swabs assayed demonstrated evidence of </w:t>
      </w:r>
      <w:proofErr w:type="spellStart"/>
      <w:r w:rsidR="00F9427C">
        <w:t>AstV</w:t>
      </w:r>
      <w:proofErr w:type="spellEnd"/>
      <w:r w:rsidR="00E27AD0">
        <w:t xml:space="preserve"> infection.</w:t>
      </w:r>
      <w:r w:rsidR="00ED7CEE">
        <w:t xml:space="preserve"> </w:t>
      </w:r>
    </w:p>
    <w:p w14:paraId="1C9E8DC2" w14:textId="09B0FDC2" w:rsidR="00896A30" w:rsidRDefault="00896A30"/>
    <w:p w14:paraId="06BE8878" w14:textId="77777777" w:rsidR="00FB043F" w:rsidRDefault="00C31097">
      <w:r>
        <w:t xml:space="preserve">Detection varied slightly between species, </w:t>
      </w:r>
      <w:r w:rsidR="00D9449A">
        <w:t xml:space="preserve">with </w:t>
      </w:r>
      <w:commentRangeStart w:id="79"/>
      <w:r w:rsidR="00D9449A">
        <w:t xml:space="preserve">1/44 (2.27%) </w:t>
      </w:r>
      <w:proofErr w:type="spellStart"/>
      <w:r w:rsidR="00D9449A" w:rsidRPr="00292EA2">
        <w:rPr>
          <w:i/>
          <w:iCs/>
        </w:rPr>
        <w:t>Pteropus</w:t>
      </w:r>
      <w:proofErr w:type="spellEnd"/>
      <w:r w:rsidR="00D9449A" w:rsidRPr="00292EA2">
        <w:rPr>
          <w:i/>
          <w:iCs/>
        </w:rPr>
        <w:t xml:space="preserve"> rufus</w:t>
      </w:r>
      <w:r w:rsidR="00D9449A">
        <w:t>, 8/145 (5.52%)</w:t>
      </w:r>
      <w:r w:rsidR="00D9449A" w:rsidRPr="00292EA2">
        <w:rPr>
          <w:i/>
          <w:iCs/>
        </w:rPr>
        <w:t xml:space="preserve"> Eidolon </w:t>
      </w:r>
      <w:proofErr w:type="spellStart"/>
      <w:r w:rsidR="00D9449A" w:rsidRPr="00292EA2">
        <w:rPr>
          <w:i/>
          <w:iCs/>
        </w:rPr>
        <w:t>dupreanum</w:t>
      </w:r>
      <w:proofErr w:type="spellEnd"/>
      <w:r w:rsidR="00D9449A">
        <w:t xml:space="preserve">, and 2/96 (2.08%) </w:t>
      </w:r>
      <w:r w:rsidR="00D9449A" w:rsidRPr="00292EA2">
        <w:rPr>
          <w:i/>
          <w:iCs/>
        </w:rPr>
        <w:t xml:space="preserve">Rousettus </w:t>
      </w:r>
      <w:proofErr w:type="spellStart"/>
      <w:r w:rsidR="00D9449A" w:rsidRPr="00292EA2">
        <w:rPr>
          <w:i/>
          <w:iCs/>
        </w:rPr>
        <w:t>madagascariensis</w:t>
      </w:r>
      <w:proofErr w:type="spellEnd"/>
      <w:r w:rsidR="00D9449A">
        <w:rPr>
          <w:i/>
          <w:iCs/>
        </w:rPr>
        <w:t xml:space="preserve"> </w:t>
      </w:r>
      <w:r w:rsidR="00D9449A">
        <w:t xml:space="preserve">positives detected, </w:t>
      </w:r>
      <w:r>
        <w:t xml:space="preserve">but </w:t>
      </w:r>
      <w:r w:rsidR="00D9449A">
        <w:t xml:space="preserve">these differences were </w:t>
      </w:r>
      <w:r>
        <w:t xml:space="preserve">not </w:t>
      </w:r>
      <w:r w:rsidR="00962589">
        <w:t>significant</w:t>
      </w:r>
      <w:r>
        <w:t xml:space="preserve"> (</w:t>
      </w:r>
      <w:r>
        <w:sym w:font="Symbol" w:char="F063"/>
      </w:r>
      <w:r w:rsidRPr="00C31097">
        <w:rPr>
          <w:vertAlign w:val="superscript"/>
        </w:rPr>
        <w:t>2</w:t>
      </w:r>
      <w:r>
        <w:t>=2.104, P=0.3492).</w:t>
      </w:r>
      <w:r w:rsidR="00F9427C">
        <w:t xml:space="preserve"> </w:t>
      </w:r>
      <w:commentRangeEnd w:id="79"/>
      <w:r w:rsidR="00910705">
        <w:rPr>
          <w:rStyle w:val="CommentReference"/>
        </w:rPr>
        <w:commentReference w:id="79"/>
      </w:r>
      <w:commentRangeStart w:id="80"/>
      <w:r w:rsidR="00946649">
        <w:t>Because one bat species is sampled per site, this indicates that sampling between sites was likewise not significantly different.</w:t>
      </w:r>
      <w:commentRangeEnd w:id="80"/>
      <w:r w:rsidR="00910705">
        <w:rPr>
          <w:rStyle w:val="CommentReference"/>
        </w:rPr>
        <w:commentReference w:id="80"/>
      </w:r>
    </w:p>
    <w:p w14:paraId="71ED96AC" w14:textId="77777777" w:rsidR="00FB043F" w:rsidRDefault="00FB043F"/>
    <w:p w14:paraId="1E1CCD11" w14:textId="68CBA785" w:rsidR="00A92222" w:rsidRPr="004C59E7" w:rsidRDefault="00F9427C">
      <w:r>
        <w:t xml:space="preserve">Juvenile vs adult prevalence </w:t>
      </w:r>
      <w:r w:rsidR="0065049B">
        <w:t>also did not vary significantly:</w:t>
      </w:r>
      <w:r>
        <w:t xml:space="preserve"> </w:t>
      </w:r>
      <w:r w:rsidR="00802EF5">
        <w:t>1</w:t>
      </w:r>
      <w:r>
        <w:t>/15 (</w:t>
      </w:r>
      <w:r w:rsidR="00802EF5">
        <w:t>6.66</w:t>
      </w:r>
      <w:r>
        <w:t xml:space="preserve">%) vs. </w:t>
      </w:r>
      <w:r w:rsidR="00802EF5">
        <w:t>0</w:t>
      </w:r>
      <w:r>
        <w:t>/29 (</w:t>
      </w:r>
      <w:r w:rsidR="00802EF5">
        <w:t>0</w:t>
      </w:r>
      <w:r>
        <w:t xml:space="preserve">%) for </w:t>
      </w:r>
      <w:r>
        <w:rPr>
          <w:i/>
          <w:iCs/>
        </w:rPr>
        <w:t>P. rufus</w:t>
      </w:r>
      <w:r w:rsidR="00FB043F">
        <w:rPr>
          <w:i/>
          <w:iCs/>
        </w:rPr>
        <w:t xml:space="preserve"> </w:t>
      </w:r>
      <w:r w:rsidR="00FB043F">
        <w:t>(</w:t>
      </w:r>
      <w:r w:rsidR="00FB043F">
        <w:sym w:font="Symbol" w:char="F063"/>
      </w:r>
      <w:r w:rsidR="00FB043F" w:rsidRPr="00C31097">
        <w:rPr>
          <w:vertAlign w:val="superscript"/>
        </w:rPr>
        <w:t>2</w:t>
      </w:r>
      <w:r w:rsidR="00FB043F">
        <w:t>=1.941, P=0.1635)</w:t>
      </w:r>
      <w:r>
        <w:t xml:space="preserve">, </w:t>
      </w:r>
      <w:r w:rsidR="004C59E7">
        <w:t>1/13 (7.69%) vs. 7/132</w:t>
      </w:r>
      <w:r w:rsidR="00E71830">
        <w:t xml:space="preserve"> (5.30%)</w:t>
      </w:r>
      <w:r w:rsidR="004C59E7">
        <w:t xml:space="preserve"> for </w:t>
      </w:r>
      <w:r w:rsidR="004C59E7">
        <w:rPr>
          <w:i/>
          <w:iCs/>
        </w:rPr>
        <w:t xml:space="preserve">E. </w:t>
      </w:r>
      <w:proofErr w:type="spellStart"/>
      <w:r w:rsidR="004C59E7">
        <w:rPr>
          <w:i/>
          <w:iCs/>
        </w:rPr>
        <w:t>dupreanum</w:t>
      </w:r>
      <w:proofErr w:type="spellEnd"/>
      <w:r w:rsidR="00FB043F">
        <w:rPr>
          <w:i/>
          <w:iCs/>
        </w:rPr>
        <w:t xml:space="preserve"> </w:t>
      </w:r>
      <w:r w:rsidR="00FB043F">
        <w:t>(</w:t>
      </w:r>
      <w:r w:rsidR="00FB043F">
        <w:sym w:font="Symbol" w:char="F063"/>
      </w:r>
      <w:r w:rsidR="00FB043F" w:rsidRPr="00C31097">
        <w:rPr>
          <w:vertAlign w:val="superscript"/>
        </w:rPr>
        <w:t>2</w:t>
      </w:r>
      <w:r w:rsidR="00FB043F">
        <w:t>=0.122, P=0.7264)</w:t>
      </w:r>
      <w:r w:rsidR="004C59E7">
        <w:t xml:space="preserve">, and </w:t>
      </w:r>
      <w:r w:rsidR="00AB4591">
        <w:t>1</w:t>
      </w:r>
      <w:r w:rsidR="004C59E7">
        <w:t xml:space="preserve">/13 </w:t>
      </w:r>
      <w:r w:rsidR="00AB4591">
        <w:t xml:space="preserve">(7.69%) </w:t>
      </w:r>
      <w:r w:rsidR="004C59E7">
        <w:t xml:space="preserve">vs. </w:t>
      </w:r>
      <w:r w:rsidR="00AB4591">
        <w:t>1</w:t>
      </w:r>
      <w:r w:rsidR="004C59E7">
        <w:t>/83</w:t>
      </w:r>
      <w:r w:rsidR="00AB4591">
        <w:t xml:space="preserve"> (1.20%)</w:t>
      </w:r>
      <w:r w:rsidR="004C59E7">
        <w:t xml:space="preserve"> for </w:t>
      </w:r>
      <w:r w:rsidR="004C59E7">
        <w:rPr>
          <w:i/>
          <w:iCs/>
        </w:rPr>
        <w:t xml:space="preserve">R. </w:t>
      </w:r>
      <w:proofErr w:type="spellStart"/>
      <w:r w:rsidR="004C59E7">
        <w:rPr>
          <w:i/>
          <w:iCs/>
        </w:rPr>
        <w:t>madagascariensis</w:t>
      </w:r>
      <w:proofErr w:type="spellEnd"/>
      <w:r w:rsidR="004C59E7">
        <w:t xml:space="preserve"> </w:t>
      </w:r>
      <w:r w:rsidR="00FB043F">
        <w:t>(</w:t>
      </w:r>
      <w:r w:rsidR="00FB043F">
        <w:sym w:font="Symbol" w:char="F063"/>
      </w:r>
      <w:r w:rsidR="00FB043F" w:rsidRPr="00C31097">
        <w:rPr>
          <w:vertAlign w:val="superscript"/>
        </w:rPr>
        <w:t>2</w:t>
      </w:r>
      <w:r w:rsidR="00FB043F">
        <w:t xml:space="preserve">=2.271, P=0.1318) </w:t>
      </w:r>
      <w:r w:rsidR="00350A8B">
        <w:t>(Figure 1).</w:t>
      </w:r>
      <w:r w:rsidR="00B56B11">
        <w:t xml:space="preserve"> </w:t>
      </w:r>
    </w:p>
    <w:p w14:paraId="1218E124" w14:textId="77777777" w:rsidR="00A92222" w:rsidRDefault="00A92222"/>
    <w:p w14:paraId="09AD508E" w14:textId="5F777C69" w:rsidR="003B57F4" w:rsidRDefault="00E113C8" w:rsidP="00B72493">
      <w:pPr>
        <w:jc w:val="center"/>
      </w:pPr>
      <w:r w:rsidRPr="00E113C8">
        <w:rPr>
          <w:noProof/>
        </w:rPr>
        <w:lastRenderedPageBreak/>
        <w:drawing>
          <wp:inline distT="0" distB="0" distL="0" distR="0" wp14:anchorId="05ECB804" wp14:editId="36BAB073">
            <wp:extent cx="5943600" cy="4963886"/>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0"/>
                    <a:srcRect t="10482" b="6143"/>
                    <a:stretch/>
                  </pic:blipFill>
                  <pic:spPr bwMode="auto">
                    <a:xfrm>
                      <a:off x="0" y="0"/>
                      <a:ext cx="5943600" cy="4963886"/>
                    </a:xfrm>
                    <a:prstGeom prst="rect">
                      <a:avLst/>
                    </a:prstGeom>
                    <a:ln>
                      <a:noFill/>
                    </a:ln>
                    <a:extLst>
                      <a:ext uri="{53640926-AAD7-44D8-BBD7-CCE9431645EC}">
                        <a14:shadowObscured xmlns:a14="http://schemas.microsoft.com/office/drawing/2010/main"/>
                      </a:ext>
                    </a:extLst>
                  </pic:spPr>
                </pic:pic>
              </a:graphicData>
            </a:graphic>
          </wp:inline>
        </w:drawing>
      </w:r>
    </w:p>
    <w:p w14:paraId="6B5CE5EC" w14:textId="4F016F3E" w:rsidR="00B00BEA" w:rsidRPr="0026512A" w:rsidRDefault="00B00BEA">
      <w:pPr>
        <w:rPr>
          <w:sz w:val="20"/>
          <w:szCs w:val="20"/>
        </w:rPr>
      </w:pPr>
      <w:r w:rsidRPr="0026512A">
        <w:rPr>
          <w:sz w:val="20"/>
          <w:szCs w:val="20"/>
        </w:rPr>
        <w:t xml:space="preserve">Figure </w:t>
      </w:r>
      <w:r w:rsidR="00A27DC4" w:rsidRPr="0026512A">
        <w:rPr>
          <w:sz w:val="20"/>
          <w:szCs w:val="20"/>
        </w:rPr>
        <w:t>X</w:t>
      </w:r>
      <w:r w:rsidRPr="0026512A">
        <w:rPr>
          <w:sz w:val="20"/>
          <w:szCs w:val="20"/>
        </w:rPr>
        <w:t xml:space="preserve">: Map of sampling sites for </w:t>
      </w:r>
      <w:r w:rsidRPr="0026512A">
        <w:rPr>
          <w:i/>
          <w:iCs/>
          <w:sz w:val="20"/>
          <w:szCs w:val="20"/>
        </w:rPr>
        <w:t>P. rufus</w:t>
      </w:r>
      <w:r w:rsidRPr="0026512A">
        <w:rPr>
          <w:sz w:val="20"/>
          <w:szCs w:val="20"/>
        </w:rPr>
        <w:t xml:space="preserve">, </w:t>
      </w:r>
      <w:r w:rsidRPr="0026512A">
        <w:rPr>
          <w:i/>
          <w:iCs/>
          <w:sz w:val="20"/>
          <w:szCs w:val="20"/>
        </w:rPr>
        <w:t xml:space="preserve">E. </w:t>
      </w:r>
      <w:proofErr w:type="spellStart"/>
      <w:r w:rsidRPr="0026512A">
        <w:rPr>
          <w:i/>
          <w:iCs/>
          <w:sz w:val="20"/>
          <w:szCs w:val="20"/>
        </w:rPr>
        <w:t>dupreanum</w:t>
      </w:r>
      <w:proofErr w:type="spellEnd"/>
      <w:r w:rsidRPr="0026512A">
        <w:rPr>
          <w:sz w:val="20"/>
          <w:szCs w:val="20"/>
        </w:rPr>
        <w:t xml:space="preserve">, and </w:t>
      </w:r>
      <w:r w:rsidRPr="0026512A">
        <w:rPr>
          <w:i/>
          <w:iCs/>
          <w:sz w:val="20"/>
          <w:szCs w:val="20"/>
        </w:rPr>
        <w:t xml:space="preserve">R. </w:t>
      </w:r>
      <w:proofErr w:type="spellStart"/>
      <w:r w:rsidRPr="0026512A">
        <w:rPr>
          <w:i/>
          <w:iCs/>
          <w:sz w:val="20"/>
          <w:szCs w:val="20"/>
        </w:rPr>
        <w:t>madagascariensis</w:t>
      </w:r>
      <w:proofErr w:type="spellEnd"/>
      <w:r w:rsidRPr="0026512A">
        <w:rPr>
          <w:sz w:val="20"/>
          <w:szCs w:val="20"/>
        </w:rPr>
        <w:t xml:space="preserve"> in the districts of </w:t>
      </w:r>
      <w:proofErr w:type="spellStart"/>
      <w:r w:rsidRPr="0026512A">
        <w:rPr>
          <w:sz w:val="20"/>
          <w:szCs w:val="20"/>
        </w:rPr>
        <w:t>Moramanga</w:t>
      </w:r>
      <w:proofErr w:type="spellEnd"/>
      <w:r w:rsidRPr="0026512A">
        <w:rPr>
          <w:sz w:val="20"/>
          <w:szCs w:val="20"/>
        </w:rPr>
        <w:t xml:space="preserve"> and </w:t>
      </w:r>
      <w:proofErr w:type="spellStart"/>
      <w:r w:rsidRPr="0026512A">
        <w:rPr>
          <w:sz w:val="20"/>
          <w:szCs w:val="20"/>
        </w:rPr>
        <w:t>Manjakandriana</w:t>
      </w:r>
      <w:proofErr w:type="spellEnd"/>
      <w:r w:rsidRPr="0026512A">
        <w:rPr>
          <w:sz w:val="20"/>
          <w:szCs w:val="20"/>
        </w:rPr>
        <w:t>, Madagascar (</w:t>
      </w:r>
      <w:r w:rsidRPr="0026512A">
        <w:rPr>
          <w:i/>
          <w:iCs/>
          <w:sz w:val="20"/>
          <w:szCs w:val="20"/>
        </w:rPr>
        <w:t>P. rufus:</w:t>
      </w:r>
      <w:r w:rsidRPr="0026512A">
        <w:rPr>
          <w:sz w:val="20"/>
          <w:szCs w:val="20"/>
        </w:rPr>
        <w:t xml:space="preserve"> </w:t>
      </w:r>
      <w:proofErr w:type="spellStart"/>
      <w:r w:rsidRPr="0026512A">
        <w:rPr>
          <w:sz w:val="20"/>
          <w:szCs w:val="20"/>
        </w:rPr>
        <w:t>Ambakoana</w:t>
      </w:r>
      <w:proofErr w:type="spellEnd"/>
      <w:r w:rsidRPr="0026512A">
        <w:rPr>
          <w:sz w:val="20"/>
          <w:szCs w:val="20"/>
        </w:rPr>
        <w:t xml:space="preserve"> roost; </w:t>
      </w:r>
      <w:r w:rsidRPr="0026512A">
        <w:rPr>
          <w:i/>
          <w:iCs/>
          <w:sz w:val="20"/>
          <w:szCs w:val="20"/>
        </w:rPr>
        <w:t xml:space="preserve">E. </w:t>
      </w:r>
      <w:proofErr w:type="spellStart"/>
      <w:r w:rsidRPr="0026512A">
        <w:rPr>
          <w:i/>
          <w:iCs/>
          <w:sz w:val="20"/>
          <w:szCs w:val="20"/>
        </w:rPr>
        <w:t>dupreanum</w:t>
      </w:r>
      <w:proofErr w:type="spellEnd"/>
      <w:r w:rsidRPr="0026512A">
        <w:rPr>
          <w:sz w:val="20"/>
          <w:szCs w:val="20"/>
        </w:rPr>
        <w:t xml:space="preserve">: </w:t>
      </w:r>
      <w:proofErr w:type="spellStart"/>
      <w:r w:rsidRPr="0026512A">
        <w:rPr>
          <w:sz w:val="20"/>
          <w:szCs w:val="20"/>
        </w:rPr>
        <w:t>Angavobe</w:t>
      </w:r>
      <w:proofErr w:type="spellEnd"/>
      <w:r w:rsidRPr="0026512A">
        <w:rPr>
          <w:sz w:val="20"/>
          <w:szCs w:val="20"/>
        </w:rPr>
        <w:t>/</w:t>
      </w:r>
      <w:proofErr w:type="spellStart"/>
      <w:r w:rsidRPr="0026512A">
        <w:rPr>
          <w:sz w:val="20"/>
          <w:szCs w:val="20"/>
        </w:rPr>
        <w:t>Angavokely</w:t>
      </w:r>
      <w:proofErr w:type="spellEnd"/>
      <w:r w:rsidRPr="0026512A">
        <w:rPr>
          <w:sz w:val="20"/>
          <w:szCs w:val="20"/>
        </w:rPr>
        <w:t xml:space="preserve"> caves; </w:t>
      </w:r>
      <w:r w:rsidRPr="0026512A">
        <w:rPr>
          <w:i/>
          <w:iCs/>
          <w:sz w:val="20"/>
          <w:szCs w:val="20"/>
        </w:rPr>
        <w:t xml:space="preserve">R. </w:t>
      </w:r>
      <w:proofErr w:type="spellStart"/>
      <w:r w:rsidRPr="0026512A">
        <w:rPr>
          <w:i/>
          <w:iCs/>
          <w:sz w:val="20"/>
          <w:szCs w:val="20"/>
        </w:rPr>
        <w:t>madagascariensis</w:t>
      </w:r>
      <w:proofErr w:type="spellEnd"/>
      <w:r w:rsidRPr="0026512A">
        <w:rPr>
          <w:sz w:val="20"/>
          <w:szCs w:val="20"/>
        </w:rPr>
        <w:t xml:space="preserve">: </w:t>
      </w:r>
      <w:proofErr w:type="spellStart"/>
      <w:r w:rsidRPr="0026512A">
        <w:rPr>
          <w:sz w:val="20"/>
          <w:szCs w:val="20"/>
        </w:rPr>
        <w:t>Maromizaha</w:t>
      </w:r>
      <w:proofErr w:type="spellEnd"/>
      <w:r w:rsidRPr="0026512A">
        <w:rPr>
          <w:sz w:val="20"/>
          <w:szCs w:val="20"/>
        </w:rPr>
        <w:t xml:space="preserve"> cave). Pie charts correspond to astrovirus prevalence </w:t>
      </w:r>
      <w:commentRangeStart w:id="81"/>
      <w:r w:rsidRPr="0026512A">
        <w:rPr>
          <w:sz w:val="20"/>
          <w:szCs w:val="20"/>
        </w:rPr>
        <w:t xml:space="preserve">in juveniles vs. adults </w:t>
      </w:r>
      <w:commentRangeEnd w:id="81"/>
      <w:r w:rsidR="00910705">
        <w:rPr>
          <w:rStyle w:val="CommentReference"/>
        </w:rPr>
        <w:commentReference w:id="81"/>
      </w:r>
      <w:r w:rsidRPr="0026512A">
        <w:rPr>
          <w:sz w:val="20"/>
          <w:szCs w:val="20"/>
        </w:rPr>
        <w:t xml:space="preserve">across all three species: 1/15 (6.66%) vs. 0/29 (0%) for </w:t>
      </w:r>
      <w:r w:rsidRPr="0026512A">
        <w:rPr>
          <w:i/>
          <w:iCs/>
          <w:sz w:val="20"/>
          <w:szCs w:val="20"/>
        </w:rPr>
        <w:t>P. rufus</w:t>
      </w:r>
      <w:r w:rsidRPr="0026512A">
        <w:rPr>
          <w:sz w:val="20"/>
          <w:szCs w:val="20"/>
        </w:rPr>
        <w:t xml:space="preserve">, 1/13 (7.69%) vs. 7/132 (5.30%) for </w:t>
      </w:r>
      <w:r w:rsidRPr="0026512A">
        <w:rPr>
          <w:i/>
          <w:iCs/>
          <w:sz w:val="20"/>
          <w:szCs w:val="20"/>
        </w:rPr>
        <w:t xml:space="preserve">E. </w:t>
      </w:r>
      <w:proofErr w:type="spellStart"/>
      <w:r w:rsidRPr="0026512A">
        <w:rPr>
          <w:i/>
          <w:iCs/>
          <w:sz w:val="20"/>
          <w:szCs w:val="20"/>
        </w:rPr>
        <w:t>dupreanum</w:t>
      </w:r>
      <w:proofErr w:type="spellEnd"/>
      <w:r w:rsidRPr="0026512A">
        <w:rPr>
          <w:sz w:val="20"/>
          <w:szCs w:val="20"/>
        </w:rPr>
        <w:t xml:space="preserve">, and 1/13 (7.69%) vs. 1/83 (1.20%) for </w:t>
      </w:r>
      <w:r w:rsidRPr="0026512A">
        <w:rPr>
          <w:i/>
          <w:iCs/>
          <w:sz w:val="20"/>
          <w:szCs w:val="20"/>
        </w:rPr>
        <w:t xml:space="preserve">R. </w:t>
      </w:r>
      <w:proofErr w:type="spellStart"/>
      <w:r w:rsidRPr="0026512A">
        <w:rPr>
          <w:i/>
          <w:iCs/>
          <w:sz w:val="20"/>
          <w:szCs w:val="20"/>
        </w:rPr>
        <w:t>madagascariensis</w:t>
      </w:r>
      <w:proofErr w:type="spellEnd"/>
      <w:r w:rsidRPr="0026512A">
        <w:rPr>
          <w:sz w:val="20"/>
          <w:szCs w:val="20"/>
        </w:rPr>
        <w:t xml:space="preserve">. </w:t>
      </w:r>
      <w:r w:rsidR="00504283" w:rsidRPr="0026512A">
        <w:rPr>
          <w:sz w:val="20"/>
          <w:szCs w:val="20"/>
        </w:rPr>
        <w:t xml:space="preserve">Pie circle size corresponds to sample size on a log-10 scale. </w:t>
      </w:r>
    </w:p>
    <w:p w14:paraId="2841E3FE" w14:textId="02D43E93" w:rsidR="009A0485" w:rsidRDefault="009A0485"/>
    <w:p w14:paraId="237142D4" w14:textId="42982614" w:rsidR="009A0485" w:rsidRPr="009A0485" w:rsidRDefault="009A0485">
      <w:pPr>
        <w:rPr>
          <w:b/>
          <w:bCs/>
        </w:rPr>
      </w:pPr>
      <w:r w:rsidRPr="009A0485">
        <w:rPr>
          <w:b/>
          <w:bCs/>
        </w:rPr>
        <w:t xml:space="preserve">Genome Annotation and </w:t>
      </w:r>
      <w:r w:rsidR="004F7D3A">
        <w:rPr>
          <w:b/>
          <w:bCs/>
        </w:rPr>
        <w:t>Similarity Analysis</w:t>
      </w:r>
    </w:p>
    <w:p w14:paraId="6B07CF70" w14:textId="0EAD3C2D" w:rsidR="009A0485" w:rsidRDefault="002B155C">
      <w:r>
        <w:t>One</w:t>
      </w:r>
      <w:r w:rsidR="00CF56A5">
        <w:t xml:space="preserve"> near-full length Astrovirus contig </w:t>
      </w:r>
      <w:r w:rsidR="00A418E6">
        <w:t xml:space="preserve">with high coverage </w:t>
      </w:r>
      <w:r w:rsidR="00CF56A5">
        <w:t>w</w:t>
      </w:r>
      <w:r w:rsidR="00E8659C">
        <w:t>as</w:t>
      </w:r>
      <w:r w:rsidR="00CF56A5">
        <w:t xml:space="preserve"> recovered from </w:t>
      </w:r>
      <w:r w:rsidR="00934504">
        <w:t>a</w:t>
      </w:r>
      <w:r w:rsidR="00135D8E">
        <w:t xml:space="preserve"> male</w:t>
      </w:r>
      <w:r w:rsidR="00934504">
        <w:t xml:space="preserve">, </w:t>
      </w:r>
      <w:r w:rsidR="008F5E1D">
        <w:t xml:space="preserve">juvenile </w:t>
      </w:r>
      <w:r w:rsidR="008F5E1D">
        <w:rPr>
          <w:i/>
          <w:iCs/>
        </w:rPr>
        <w:t>R</w:t>
      </w:r>
      <w:r w:rsidR="000C719D">
        <w:rPr>
          <w:i/>
          <w:iCs/>
        </w:rPr>
        <w:t>ousettus</w:t>
      </w:r>
      <w:r w:rsidR="008F5E1D">
        <w:rPr>
          <w:i/>
          <w:iCs/>
        </w:rPr>
        <w:t xml:space="preserve"> </w:t>
      </w:r>
      <w:proofErr w:type="spellStart"/>
      <w:r w:rsidR="008F5E1D">
        <w:rPr>
          <w:i/>
          <w:iCs/>
        </w:rPr>
        <w:t>madagascariensi</w:t>
      </w:r>
      <w:r w:rsidR="00A634EB">
        <w:rPr>
          <w:i/>
          <w:iCs/>
        </w:rPr>
        <w:t>s</w:t>
      </w:r>
      <w:proofErr w:type="spellEnd"/>
      <w:ins w:id="82" w:author="Cara Brook" w:date="2023-03-02T20:12:00Z">
        <w:r w:rsidR="00910705">
          <w:rPr>
            <w:i/>
            <w:iCs/>
          </w:rPr>
          <w:t xml:space="preserve"> </w:t>
        </w:r>
        <w:r w:rsidR="00910705">
          <w:t>bat</w:t>
        </w:r>
      </w:ins>
      <w:r w:rsidR="00A634EB">
        <w:rPr>
          <w:i/>
          <w:iCs/>
        </w:rPr>
        <w:t xml:space="preserve">, </w:t>
      </w:r>
      <w:r w:rsidR="00FC1B1F">
        <w:t>6,593 bp</w:t>
      </w:r>
      <w:r w:rsidR="00A634EB">
        <w:t xml:space="preserve"> in length.</w:t>
      </w:r>
      <w:r w:rsidR="00AC3572">
        <w:t xml:space="preserve"> </w:t>
      </w:r>
      <w:r w:rsidR="00332368">
        <w:t xml:space="preserve">By aligning this sequence to annotated full genome </w:t>
      </w:r>
      <w:proofErr w:type="spellStart"/>
      <w:r w:rsidR="00BE542A">
        <w:rPr>
          <w:i/>
          <w:iCs/>
        </w:rPr>
        <w:t>Mamastroviruses</w:t>
      </w:r>
      <w:proofErr w:type="spellEnd"/>
      <w:r w:rsidR="00332368">
        <w:t xml:space="preserve"> from NCBI, w</w:t>
      </w:r>
      <w:r w:rsidR="00AC3572">
        <w:t xml:space="preserve">e successfully </w:t>
      </w:r>
      <w:r w:rsidR="00942D8B">
        <w:t xml:space="preserve">annotated </w:t>
      </w:r>
      <w:r w:rsidR="003D6285">
        <w:t xml:space="preserve">ORF1a, </w:t>
      </w:r>
      <w:r w:rsidR="00A81B17">
        <w:t xml:space="preserve">ORF1b, </w:t>
      </w:r>
      <w:r w:rsidR="003D6285">
        <w:t xml:space="preserve">which contains the </w:t>
      </w:r>
      <w:proofErr w:type="spellStart"/>
      <w:r w:rsidR="003D6285">
        <w:t>RdRp</w:t>
      </w:r>
      <w:proofErr w:type="spellEnd"/>
      <w:r w:rsidR="003D6285">
        <w:t xml:space="preserve"> region, and ORF2.</w:t>
      </w:r>
      <w:r w:rsidR="00FA12D4">
        <w:t xml:space="preserve"> </w:t>
      </w:r>
      <w:commentRangeStart w:id="83"/>
      <w:r w:rsidR="00FA12D4">
        <w:t>An additional near full length Astrovirus contig was recovered from the same individual, but the coverage was low and so it was disregarded</w:t>
      </w:r>
      <w:r w:rsidR="00A8463D">
        <w:t xml:space="preserve"> (see supplement)</w:t>
      </w:r>
      <w:r w:rsidR="00FA12D4">
        <w:t>.</w:t>
      </w:r>
      <w:commentRangeEnd w:id="83"/>
      <w:r w:rsidR="00910705">
        <w:rPr>
          <w:rStyle w:val="CommentReference"/>
        </w:rPr>
        <w:commentReference w:id="83"/>
      </w:r>
    </w:p>
    <w:p w14:paraId="070A6397" w14:textId="349B530D" w:rsidR="00CF01D0" w:rsidRDefault="00CF01D0">
      <w:commentRangeStart w:id="84"/>
    </w:p>
    <w:p w14:paraId="45CDE03B" w14:textId="46FCDD22" w:rsidR="00CF01D0" w:rsidRDefault="00CF01D0">
      <w:r>
        <w:t>All other astrovirus detections aligned within the ORF2 region, which does not contain coding regions that have been the target of PCR.</w:t>
      </w:r>
      <w:commentRangeEnd w:id="84"/>
      <w:r w:rsidR="00910705">
        <w:rPr>
          <w:rStyle w:val="CommentReference"/>
        </w:rPr>
        <w:commentReference w:id="84"/>
      </w:r>
    </w:p>
    <w:p w14:paraId="0533030D" w14:textId="080E2D51" w:rsidR="00B42E38" w:rsidRDefault="00B42E38"/>
    <w:p w14:paraId="1738203D" w14:textId="37AD14F6" w:rsidR="00B42E38" w:rsidRDefault="00B42E38">
      <w:commentRangeStart w:id="85"/>
      <w:r>
        <w:t xml:space="preserve">BLAST analysis of </w:t>
      </w:r>
      <w:r w:rsidR="00F43DB7">
        <w:t>the</w:t>
      </w:r>
      <w:r>
        <w:t xml:space="preserve"> </w:t>
      </w:r>
      <w:r w:rsidR="00CA26F7">
        <w:t xml:space="preserve">near-full </w:t>
      </w:r>
      <w:r>
        <w:t xml:space="preserve">genome </w:t>
      </w:r>
      <w:r w:rsidR="000C5685">
        <w:t xml:space="preserve">against all available partial and full astrovirus sequences in NCBI </w:t>
      </w:r>
      <w:r>
        <w:t xml:space="preserve">indicated that </w:t>
      </w:r>
      <w:r w:rsidR="00524E16">
        <w:t>this</w:t>
      </w:r>
      <w:r>
        <w:t xml:space="preserve"> </w:t>
      </w:r>
      <w:r>
        <w:rPr>
          <w:i/>
          <w:iCs/>
        </w:rPr>
        <w:t xml:space="preserve">R. </w:t>
      </w:r>
      <w:proofErr w:type="spellStart"/>
      <w:r>
        <w:rPr>
          <w:i/>
          <w:iCs/>
        </w:rPr>
        <w:t>madagascariensis</w:t>
      </w:r>
      <w:proofErr w:type="spellEnd"/>
      <w:r>
        <w:t xml:space="preserve"> sequence </w:t>
      </w:r>
      <w:r w:rsidR="00524E16">
        <w:t>is</w:t>
      </w:r>
      <w:r>
        <w:t xml:space="preserve"> highly divergent, demonstrating </w:t>
      </w:r>
      <w:r>
        <w:lastRenderedPageBreak/>
        <w:t>only 75.91% - 79.63%</w:t>
      </w:r>
      <w:r w:rsidR="000C5685">
        <w:t>.</w:t>
      </w:r>
      <w:r>
        <w:t xml:space="preserve"> </w:t>
      </w:r>
      <w:commentRangeEnd w:id="85"/>
      <w:r w:rsidR="00910705">
        <w:rPr>
          <w:rStyle w:val="CommentReference"/>
        </w:rPr>
        <w:commentReference w:id="85"/>
      </w:r>
      <w:r w:rsidR="0011634D">
        <w:t>A</w:t>
      </w:r>
      <w:r w:rsidR="004E0F28">
        <w:t>ll top blast association</w:t>
      </w:r>
      <w:r w:rsidR="00D91993">
        <w:t>s were</w:t>
      </w:r>
      <w:r w:rsidR="004E0F28">
        <w:t xml:space="preserve"> in other chiroptera</w:t>
      </w:r>
      <w:r w:rsidR="001E4668">
        <w:t>n species</w:t>
      </w:r>
      <w:r w:rsidR="004C7E9B">
        <w:t xml:space="preserve"> (see supplement)</w:t>
      </w:r>
      <w:r w:rsidR="004E0F28">
        <w:t>.</w:t>
      </w:r>
      <w:r>
        <w:t xml:space="preserve"> </w:t>
      </w:r>
    </w:p>
    <w:p w14:paraId="0D0EC94F" w14:textId="245870A8" w:rsidR="00344FAF" w:rsidRDefault="00344FAF"/>
    <w:p w14:paraId="36750A0A" w14:textId="4168164C" w:rsidR="007369A7" w:rsidRDefault="007369A7">
      <w:commentRangeStart w:id="86"/>
      <w:r>
        <w:t xml:space="preserve">This divergence is supported by nucleotide </w:t>
      </w:r>
      <w:r w:rsidR="0036250A">
        <w:t xml:space="preserve">and amino acid </w:t>
      </w:r>
      <w:r>
        <w:t>similarity plot</w:t>
      </w:r>
      <w:r w:rsidR="0036250A">
        <w:t>s</w:t>
      </w:r>
      <w:r>
        <w:t xml:space="preserve"> comparing t</w:t>
      </w:r>
      <w:r w:rsidR="00F9099C">
        <w:t xml:space="preserve">his </w:t>
      </w:r>
      <w:r>
        <w:t xml:space="preserve">novel sequence to all full genome bat Astrovirus sequences from NCBI (Figure X). </w:t>
      </w:r>
      <w:commentRangeEnd w:id="86"/>
      <w:r w:rsidR="00B5027E">
        <w:rPr>
          <w:rStyle w:val="CommentReference"/>
        </w:rPr>
        <w:commentReference w:id="86"/>
      </w:r>
      <w:r>
        <w:t xml:space="preserve">Using </w:t>
      </w:r>
      <w:r w:rsidR="00DA0D9E">
        <w:t>the</w:t>
      </w:r>
      <w:r>
        <w:t xml:space="preserve"> </w:t>
      </w:r>
      <w:commentRangeStart w:id="87"/>
      <w:r w:rsidR="00133DD1">
        <w:t xml:space="preserve">novel </w:t>
      </w:r>
      <w:r w:rsidR="00DA0D9E">
        <w:t>near-</w:t>
      </w:r>
      <w:r>
        <w:t>full sequence as a query (F_MIZ141_1),</w:t>
      </w:r>
      <w:commentRangeEnd w:id="87"/>
      <w:r w:rsidR="00B5027E">
        <w:rPr>
          <w:rStyle w:val="CommentReference"/>
        </w:rPr>
        <w:commentReference w:id="87"/>
      </w:r>
      <w:r>
        <w:t xml:space="preserve"> we see </w:t>
      </w:r>
      <w:r w:rsidR="0020032F">
        <w:t>low similarity across the entire genome, with all</w:t>
      </w:r>
      <w:r w:rsidR="00FF419C">
        <w:t xml:space="preserve"> other bat sequences cluster together at a range of </w:t>
      </w:r>
      <w:r w:rsidR="00271D3F">
        <w:t>average</w:t>
      </w:r>
      <w:r w:rsidR="00231FA2">
        <w:t xml:space="preserve"> nucleotide</w:t>
      </w:r>
      <w:r w:rsidR="00271D3F">
        <w:t xml:space="preserve"> similarity</w:t>
      </w:r>
      <w:r w:rsidR="00FF419C">
        <w:t xml:space="preserve"> from 2</w:t>
      </w:r>
      <w:r w:rsidR="001E4624">
        <w:t>8</w:t>
      </w:r>
      <w:r w:rsidR="00FF419C">
        <w:t>.</w:t>
      </w:r>
      <w:r w:rsidR="001E4624">
        <w:t>18</w:t>
      </w:r>
      <w:r w:rsidR="00FF419C">
        <w:t>% - 4</w:t>
      </w:r>
      <w:r w:rsidR="001E4624">
        <w:t>0.28</w:t>
      </w:r>
      <w:r w:rsidR="00FF419C">
        <w:t>%</w:t>
      </w:r>
      <w:r w:rsidR="00A24B28">
        <w:t xml:space="preserve"> (Fi</w:t>
      </w:r>
      <w:r w:rsidR="00831F88">
        <w:t>g</w:t>
      </w:r>
      <w:r w:rsidR="00A24B28">
        <w:t xml:space="preserve"> X A)</w:t>
      </w:r>
      <w:r w:rsidR="00231FA2">
        <w:t xml:space="preserve"> and </w:t>
      </w:r>
      <w:r w:rsidR="00B223B2">
        <w:t xml:space="preserve">average </w:t>
      </w:r>
      <w:r w:rsidR="00231FA2">
        <w:t xml:space="preserve">amino acid similarity from </w:t>
      </w:r>
      <w:r w:rsidR="00D55369">
        <w:t xml:space="preserve">X-X </w:t>
      </w:r>
      <w:r w:rsidR="00A24B28">
        <w:t>(Fig X B)</w:t>
      </w:r>
      <w:r w:rsidR="00FF419C">
        <w:t>.</w:t>
      </w:r>
    </w:p>
    <w:p w14:paraId="3C6BA123" w14:textId="64F8E741" w:rsidR="00344FAF" w:rsidRDefault="00344FAF" w:rsidP="00B0578C"/>
    <w:p w14:paraId="564AD9DA" w14:textId="77777777" w:rsidR="00FA1975" w:rsidRDefault="00FA1975" w:rsidP="005F3073"/>
    <w:p w14:paraId="3447592E" w14:textId="6C25F19C" w:rsidR="003C2FBB" w:rsidRDefault="00D13480" w:rsidP="00344FAF">
      <w:pPr>
        <w:jc w:val="center"/>
      </w:pPr>
      <w:r w:rsidRPr="00D13480">
        <w:rPr>
          <w:noProof/>
        </w:rPr>
        <w:drawing>
          <wp:inline distT="0" distB="0" distL="0" distR="0" wp14:anchorId="610AE4FC" wp14:editId="647CC1F1">
            <wp:extent cx="5943600" cy="44069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stretch>
                      <a:fillRect/>
                    </a:stretch>
                  </pic:blipFill>
                  <pic:spPr>
                    <a:xfrm>
                      <a:off x="0" y="0"/>
                      <a:ext cx="5943600" cy="4406900"/>
                    </a:xfrm>
                    <a:prstGeom prst="rect">
                      <a:avLst/>
                    </a:prstGeom>
                  </pic:spPr>
                </pic:pic>
              </a:graphicData>
            </a:graphic>
          </wp:inline>
        </w:drawing>
      </w:r>
    </w:p>
    <w:p w14:paraId="06B2E99C" w14:textId="77777777" w:rsidR="00A40214" w:rsidRPr="00B42E38" w:rsidRDefault="00A40214" w:rsidP="00344FAF">
      <w:pPr>
        <w:jc w:val="center"/>
      </w:pPr>
    </w:p>
    <w:p w14:paraId="1D6EB98B" w14:textId="0D72AA8D" w:rsidR="009A0485" w:rsidRPr="00E67821" w:rsidRDefault="00BD791F">
      <w:pPr>
        <w:rPr>
          <w:sz w:val="20"/>
          <w:szCs w:val="20"/>
        </w:rPr>
      </w:pPr>
      <w:r w:rsidRPr="00E67821">
        <w:rPr>
          <w:sz w:val="20"/>
          <w:szCs w:val="20"/>
        </w:rPr>
        <w:t xml:space="preserve">Figure X: </w:t>
      </w:r>
      <w:r w:rsidR="00D13480">
        <w:rPr>
          <w:sz w:val="20"/>
          <w:szCs w:val="20"/>
        </w:rPr>
        <w:t>S</w:t>
      </w:r>
      <w:r w:rsidRPr="00E67821">
        <w:rPr>
          <w:sz w:val="20"/>
          <w:szCs w:val="20"/>
        </w:rPr>
        <w:t>imilarity plot</w:t>
      </w:r>
      <w:r w:rsidR="00D13480">
        <w:rPr>
          <w:sz w:val="20"/>
          <w:szCs w:val="20"/>
        </w:rPr>
        <w:t>s</w:t>
      </w:r>
      <w:r w:rsidRPr="00E67821">
        <w:rPr>
          <w:sz w:val="20"/>
          <w:szCs w:val="20"/>
        </w:rPr>
        <w:t xml:space="preserve"> comparing all chiropteran </w:t>
      </w:r>
      <w:r w:rsidR="006C518A" w:rsidRPr="00E67821">
        <w:rPr>
          <w:sz w:val="20"/>
          <w:szCs w:val="20"/>
        </w:rPr>
        <w:t>full genome</w:t>
      </w:r>
      <w:r w:rsidRPr="00E67821">
        <w:rPr>
          <w:sz w:val="20"/>
          <w:szCs w:val="20"/>
        </w:rPr>
        <w:t xml:space="preserve"> astrovirus sequences to the novel Madagascar bat astrovirus sequences</w:t>
      </w:r>
      <w:r w:rsidR="00D13480">
        <w:rPr>
          <w:sz w:val="20"/>
          <w:szCs w:val="20"/>
        </w:rPr>
        <w:t xml:space="preserve"> for A) nucleotide sequences, and B) amino acid sequences. </w:t>
      </w:r>
      <w:r w:rsidR="00605AED">
        <w:rPr>
          <w:sz w:val="20"/>
          <w:szCs w:val="20"/>
        </w:rPr>
        <w:t xml:space="preserve">Query sequence is F_MIZ141_1, comparison sequences are </w:t>
      </w:r>
      <w:r w:rsidR="00AB7B79">
        <w:rPr>
          <w:sz w:val="20"/>
          <w:szCs w:val="20"/>
        </w:rPr>
        <w:t xml:space="preserve">MG693176 </w:t>
      </w:r>
      <w:r w:rsidR="00605AED">
        <w:rPr>
          <w:i/>
          <w:iCs/>
          <w:sz w:val="20"/>
          <w:szCs w:val="20"/>
        </w:rPr>
        <w:t xml:space="preserve">(E. </w:t>
      </w:r>
      <w:proofErr w:type="spellStart"/>
      <w:r w:rsidR="00605AED">
        <w:rPr>
          <w:i/>
          <w:iCs/>
          <w:sz w:val="20"/>
          <w:szCs w:val="20"/>
        </w:rPr>
        <w:t>helvum</w:t>
      </w:r>
      <w:proofErr w:type="spellEnd"/>
      <w:r w:rsidR="00605AED">
        <w:rPr>
          <w:i/>
          <w:iCs/>
          <w:sz w:val="20"/>
          <w:szCs w:val="20"/>
        </w:rPr>
        <w:t>)</w:t>
      </w:r>
      <w:r w:rsidR="00605AED">
        <w:rPr>
          <w:sz w:val="20"/>
          <w:szCs w:val="20"/>
        </w:rPr>
        <w:t xml:space="preserve">, </w:t>
      </w:r>
      <w:r w:rsidR="00AB7B79">
        <w:rPr>
          <w:sz w:val="20"/>
          <w:szCs w:val="20"/>
        </w:rPr>
        <w:t xml:space="preserve">MZ218054 </w:t>
      </w:r>
      <w:r w:rsidR="00605AED">
        <w:rPr>
          <w:i/>
          <w:iCs/>
          <w:sz w:val="20"/>
          <w:szCs w:val="20"/>
        </w:rPr>
        <w:t xml:space="preserve">(M. </w:t>
      </w:r>
      <w:proofErr w:type="spellStart"/>
      <w:r w:rsidR="00605AED">
        <w:rPr>
          <w:i/>
          <w:iCs/>
          <w:sz w:val="20"/>
          <w:szCs w:val="20"/>
        </w:rPr>
        <w:t>daubentonii</w:t>
      </w:r>
      <w:proofErr w:type="spellEnd"/>
      <w:r w:rsidR="00605AED">
        <w:rPr>
          <w:i/>
          <w:iCs/>
          <w:sz w:val="20"/>
          <w:szCs w:val="20"/>
        </w:rPr>
        <w:t xml:space="preserve"> 1),</w:t>
      </w:r>
      <w:r w:rsidR="00AB7B79">
        <w:rPr>
          <w:sz w:val="20"/>
          <w:szCs w:val="20"/>
        </w:rPr>
        <w:t xml:space="preserve"> MZ218053</w:t>
      </w:r>
      <w:r w:rsidR="00605AED">
        <w:rPr>
          <w:i/>
          <w:iCs/>
          <w:sz w:val="20"/>
          <w:szCs w:val="20"/>
        </w:rPr>
        <w:t xml:space="preserve"> (M. daubentoniid 2),</w:t>
      </w:r>
      <w:r w:rsidR="00AB7B79">
        <w:rPr>
          <w:sz w:val="20"/>
          <w:szCs w:val="20"/>
        </w:rPr>
        <w:t xml:space="preserve"> MN832787</w:t>
      </w:r>
      <w:r w:rsidR="00605AED">
        <w:rPr>
          <w:i/>
          <w:iCs/>
          <w:sz w:val="20"/>
          <w:szCs w:val="20"/>
        </w:rPr>
        <w:t xml:space="preserve"> (M. daubentoniid 3), </w:t>
      </w:r>
      <w:r w:rsidR="00AB7B79">
        <w:rPr>
          <w:sz w:val="20"/>
          <w:szCs w:val="20"/>
        </w:rPr>
        <w:t xml:space="preserve">MT734809 </w:t>
      </w:r>
      <w:r w:rsidR="00605AED">
        <w:rPr>
          <w:i/>
          <w:iCs/>
          <w:sz w:val="20"/>
          <w:szCs w:val="20"/>
        </w:rPr>
        <w:t>(</w:t>
      </w:r>
      <w:r w:rsidR="009E646A">
        <w:rPr>
          <w:i/>
          <w:iCs/>
          <w:sz w:val="20"/>
          <w:szCs w:val="20"/>
        </w:rPr>
        <w:t xml:space="preserve">Myotis </w:t>
      </w:r>
      <w:proofErr w:type="spellStart"/>
      <w:r w:rsidR="009E646A">
        <w:rPr>
          <w:i/>
          <w:iCs/>
          <w:sz w:val="20"/>
          <w:szCs w:val="20"/>
        </w:rPr>
        <w:t>yumanensis</w:t>
      </w:r>
      <w:proofErr w:type="spellEnd"/>
      <w:r w:rsidR="009E646A">
        <w:rPr>
          <w:i/>
          <w:iCs/>
          <w:sz w:val="20"/>
          <w:szCs w:val="20"/>
        </w:rPr>
        <w:t>).</w:t>
      </w:r>
      <w:r w:rsidR="00605AED">
        <w:rPr>
          <w:i/>
          <w:iCs/>
          <w:sz w:val="20"/>
          <w:szCs w:val="20"/>
        </w:rPr>
        <w:t xml:space="preserve"> </w:t>
      </w:r>
      <w:r w:rsidR="00605AED">
        <w:rPr>
          <w:sz w:val="20"/>
          <w:szCs w:val="20"/>
        </w:rPr>
        <w:t xml:space="preserve"> </w:t>
      </w:r>
    </w:p>
    <w:p w14:paraId="364B16EB" w14:textId="77777777" w:rsidR="00BD791F" w:rsidRPr="009A0485" w:rsidRDefault="00BD791F">
      <w:pPr>
        <w:rPr>
          <w:b/>
          <w:bCs/>
        </w:rPr>
      </w:pPr>
    </w:p>
    <w:p w14:paraId="565DDB0B" w14:textId="09FE3233" w:rsidR="009A0485" w:rsidRPr="009A0485" w:rsidRDefault="009A0485">
      <w:pPr>
        <w:rPr>
          <w:b/>
          <w:bCs/>
        </w:rPr>
      </w:pPr>
      <w:r w:rsidRPr="009A0485">
        <w:rPr>
          <w:b/>
          <w:bCs/>
        </w:rPr>
        <w:t>Phylogenetic Analysis</w:t>
      </w:r>
    </w:p>
    <w:p w14:paraId="77D88E37" w14:textId="49D4BCF4" w:rsidR="009A0485" w:rsidRDefault="009A0485"/>
    <w:p w14:paraId="0161C8EB" w14:textId="1F657E8B" w:rsidR="009A0485" w:rsidRDefault="009A0485"/>
    <w:p w14:paraId="13B4638E" w14:textId="74A6B622" w:rsidR="009A0485" w:rsidRDefault="001D71D1">
      <w:r w:rsidRPr="001D71D1">
        <w:rPr>
          <w:noProof/>
        </w:rPr>
        <w:lastRenderedPageBreak/>
        <w:drawing>
          <wp:inline distT="0" distB="0" distL="0" distR="0" wp14:anchorId="3AA62A1E" wp14:editId="72F2819F">
            <wp:extent cx="5943600" cy="72256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943600" cy="7225665"/>
                    </a:xfrm>
                    <a:prstGeom prst="rect">
                      <a:avLst/>
                    </a:prstGeom>
                  </pic:spPr>
                </pic:pic>
              </a:graphicData>
            </a:graphic>
          </wp:inline>
        </w:drawing>
      </w:r>
    </w:p>
    <w:p w14:paraId="5893CA11" w14:textId="38900B68" w:rsidR="00B7750D" w:rsidRDefault="00B7750D">
      <w:pPr>
        <w:rPr>
          <w:sz w:val="20"/>
          <w:szCs w:val="20"/>
        </w:rPr>
      </w:pPr>
      <w:r w:rsidRPr="0026512A">
        <w:rPr>
          <w:sz w:val="20"/>
          <w:szCs w:val="20"/>
        </w:rPr>
        <w:t xml:space="preserve">Figure </w:t>
      </w:r>
      <w:r w:rsidR="00424BB7" w:rsidRPr="0026512A">
        <w:rPr>
          <w:sz w:val="20"/>
          <w:szCs w:val="20"/>
        </w:rPr>
        <w:t>X</w:t>
      </w:r>
      <w:r w:rsidRPr="0026512A">
        <w:rPr>
          <w:sz w:val="20"/>
          <w:szCs w:val="20"/>
        </w:rPr>
        <w:t xml:space="preserve">: Maximum likelihood phylogeny of full genome </w:t>
      </w:r>
      <w:proofErr w:type="spellStart"/>
      <w:r w:rsidRPr="0026512A">
        <w:rPr>
          <w:i/>
          <w:iCs/>
          <w:sz w:val="20"/>
          <w:szCs w:val="20"/>
        </w:rPr>
        <w:t>Mamastrovirus</w:t>
      </w:r>
      <w:proofErr w:type="spellEnd"/>
      <w:r w:rsidRPr="0026512A">
        <w:rPr>
          <w:sz w:val="20"/>
          <w:szCs w:val="20"/>
        </w:rPr>
        <w:t xml:space="preserve"> sequences (</w:t>
      </w:r>
      <w:proofErr w:type="spellStart"/>
      <w:r w:rsidRPr="0026512A">
        <w:rPr>
          <w:sz w:val="20"/>
          <w:szCs w:val="20"/>
        </w:rPr>
        <w:t>RAxML</w:t>
      </w:r>
      <w:proofErr w:type="spellEnd"/>
      <w:r w:rsidRPr="0026512A">
        <w:rPr>
          <w:sz w:val="20"/>
          <w:szCs w:val="20"/>
        </w:rPr>
        <w:t xml:space="preserve">-NG, TVM+I+G4). Bootstrap values computed using </w:t>
      </w:r>
      <w:proofErr w:type="spellStart"/>
      <w:r w:rsidRPr="0026512A">
        <w:rPr>
          <w:sz w:val="20"/>
          <w:szCs w:val="20"/>
        </w:rPr>
        <w:t>Felsenstein’s</w:t>
      </w:r>
      <w:proofErr w:type="spellEnd"/>
      <w:r w:rsidRPr="0026512A">
        <w:rPr>
          <w:sz w:val="20"/>
          <w:szCs w:val="20"/>
        </w:rPr>
        <w:t xml:space="preserve"> method</w:t>
      </w:r>
      <w:r w:rsidR="00CE0AF0">
        <w:rPr>
          <w:sz w:val="20"/>
          <w:szCs w:val="20"/>
        </w:rPr>
        <w:fldChar w:fldCharType="begin"/>
      </w:r>
      <w:r w:rsidR="00CE0AF0">
        <w:rPr>
          <w:sz w:val="20"/>
          <w:szCs w:val="20"/>
        </w:rPr>
        <w:instrText xml:space="preserve"> ADDIN ZOTERO_ITEM CSL_CITATION {"citationID":"IqKvGCqg","properties":{"formattedCitation":"\\super 24\\nosupersub{}","plainCitation":"24","noteIndex":0},"citationItems":[{"id":955,"uris":["http://zotero.org/users/2630578/items/IUDXFU7M"],"itemData":{"id":955,"type":"article-journal","abstract":"In 1981, the Journal of Molecular Evolution (JME) published an article entitled “Evolutionary trees from DNA sequences: A maximum likelihood approach” by Joseph (Joe) Felsenstein (J Mol Evol 17:368–376, 1981). This groundbreaking work laid the foundation for the emerging field of statistical phylogenetics, providing a tractable way of finding maximum likelihood (ML) estimates of evolutionary trees from DNA sequence data. This paper is the second most cited (more than 9000 citations) in JME after Kimura’s (J Mol Evol 16:111–120, 1980) seminal paper on a model of nucleotide substitution (with nearly 20,000 citations). On the occasion of the 50th anniversary of JME, we elaborate on the significance of Felsenstein’s ML approach to estimating phylogenetic trees.","container-title":"Journal of Molecular Evolution","DOI":"10.1007/s00239-020-09982-w","ISSN":"0022-2844","issue":"3","journalAbbreviation":"J Mol Evol","note":"PMID: 33438113\nPMCID: PMC7803665","page":"134-145","source":"PubMed Central","title":"Felsenstein Phylogenetic Likelihood","volume":"89","author":[{"family":"Posada","given":"David"},{"family":"Crandall","given":"Keith A."}],"issued":{"date-parts":[["2021"]]}}}],"schema":"https://github.com/citation-style-language/schema/raw/master/csl-citation.json"} </w:instrText>
      </w:r>
      <w:r w:rsidR="00CE0AF0">
        <w:rPr>
          <w:sz w:val="20"/>
          <w:szCs w:val="20"/>
        </w:rPr>
        <w:fldChar w:fldCharType="separate"/>
      </w:r>
      <w:r w:rsidR="00CE0AF0" w:rsidRPr="00CE0AF0">
        <w:rPr>
          <w:rFonts w:ascii="Calibri" w:cs="Calibri"/>
          <w:sz w:val="20"/>
          <w:vertAlign w:val="superscript"/>
        </w:rPr>
        <w:t>24</w:t>
      </w:r>
      <w:r w:rsidR="00CE0AF0">
        <w:rPr>
          <w:sz w:val="20"/>
          <w:szCs w:val="20"/>
        </w:rPr>
        <w:fldChar w:fldCharType="end"/>
      </w:r>
      <w:r w:rsidRPr="0026512A">
        <w:rPr>
          <w:sz w:val="20"/>
          <w:szCs w:val="20"/>
        </w:rPr>
        <w:t xml:space="preserve"> are visualized on tree branches. </w:t>
      </w:r>
      <w:r w:rsidR="000923BE" w:rsidRPr="0026512A">
        <w:rPr>
          <w:sz w:val="20"/>
          <w:szCs w:val="20"/>
        </w:rPr>
        <w:t xml:space="preserve">Tip labels include NCBI taxon ID, strain, host species, location of collection, and </w:t>
      </w:r>
      <w:r w:rsidR="00B568CC" w:rsidRPr="0026512A">
        <w:rPr>
          <w:sz w:val="20"/>
          <w:szCs w:val="20"/>
        </w:rPr>
        <w:t>year</w:t>
      </w:r>
      <w:r w:rsidR="000923BE" w:rsidRPr="0026512A">
        <w:rPr>
          <w:sz w:val="20"/>
          <w:szCs w:val="20"/>
        </w:rPr>
        <w:t xml:space="preserve"> of collection. </w:t>
      </w:r>
      <w:r w:rsidRPr="0026512A">
        <w:rPr>
          <w:sz w:val="20"/>
          <w:szCs w:val="20"/>
        </w:rPr>
        <w:t xml:space="preserve">Tip </w:t>
      </w:r>
      <w:r w:rsidR="00EE308C" w:rsidRPr="0026512A">
        <w:rPr>
          <w:sz w:val="20"/>
          <w:szCs w:val="20"/>
        </w:rPr>
        <w:t>points</w:t>
      </w:r>
      <w:r w:rsidRPr="0026512A">
        <w:rPr>
          <w:sz w:val="20"/>
          <w:szCs w:val="20"/>
        </w:rPr>
        <w:t xml:space="preserve"> are colored by order</w:t>
      </w:r>
      <w:ins w:id="88" w:author="Cara Brook" w:date="2023-03-02T20:19:00Z">
        <w:r w:rsidR="00B5027E">
          <w:rPr>
            <w:sz w:val="20"/>
            <w:szCs w:val="20"/>
          </w:rPr>
          <w:t xml:space="preserve"> of mammalian host</w:t>
        </w:r>
      </w:ins>
      <w:r w:rsidR="00EE5001" w:rsidRPr="0026512A">
        <w:rPr>
          <w:sz w:val="20"/>
          <w:szCs w:val="20"/>
        </w:rPr>
        <w:t xml:space="preserve">, and </w:t>
      </w:r>
      <w:commentRangeStart w:id="89"/>
      <w:r w:rsidR="00EE5001" w:rsidRPr="0026512A">
        <w:rPr>
          <w:sz w:val="20"/>
          <w:szCs w:val="20"/>
        </w:rPr>
        <w:t>shaped by</w:t>
      </w:r>
      <w:r w:rsidR="00D508A7" w:rsidRPr="0026512A">
        <w:rPr>
          <w:sz w:val="20"/>
          <w:szCs w:val="20"/>
        </w:rPr>
        <w:t xml:space="preserve"> novelty</w:t>
      </w:r>
      <w:commentRangeEnd w:id="89"/>
      <w:r w:rsidR="00B5027E">
        <w:rPr>
          <w:rStyle w:val="CommentReference"/>
        </w:rPr>
        <w:commentReference w:id="89"/>
      </w:r>
      <w:r w:rsidR="00D508A7" w:rsidRPr="0026512A">
        <w:rPr>
          <w:sz w:val="20"/>
          <w:szCs w:val="20"/>
        </w:rPr>
        <w:t>, with Madagascar sequences labeled with triangles.</w:t>
      </w:r>
      <w:r w:rsidR="002B4F33" w:rsidRPr="0026512A">
        <w:rPr>
          <w:sz w:val="20"/>
          <w:szCs w:val="20"/>
        </w:rPr>
        <w:t xml:space="preserve"> </w:t>
      </w:r>
      <w:r w:rsidR="00F12C8A">
        <w:rPr>
          <w:sz w:val="20"/>
          <w:szCs w:val="20"/>
        </w:rPr>
        <w:t>The novel astrovirus sequence presented in this paper is highlighted in yellow.</w:t>
      </w:r>
      <w:r w:rsidR="00F12C8A" w:rsidRPr="00204E10">
        <w:rPr>
          <w:sz w:val="20"/>
          <w:szCs w:val="20"/>
        </w:rPr>
        <w:t xml:space="preserve"> </w:t>
      </w:r>
      <w:commentRangeStart w:id="90"/>
      <w:r w:rsidR="002B4F33" w:rsidRPr="0026512A">
        <w:rPr>
          <w:sz w:val="20"/>
          <w:szCs w:val="20"/>
        </w:rPr>
        <w:t xml:space="preserve">Tree is rooted </w:t>
      </w:r>
      <w:r w:rsidR="00B356B0">
        <w:rPr>
          <w:sz w:val="20"/>
          <w:szCs w:val="20"/>
        </w:rPr>
        <w:t>by a</w:t>
      </w:r>
      <w:r w:rsidR="002B4F33" w:rsidRPr="0026512A">
        <w:rPr>
          <w:sz w:val="20"/>
          <w:szCs w:val="20"/>
        </w:rPr>
        <w:t xml:space="preserve"> turkey </w:t>
      </w:r>
      <w:proofErr w:type="spellStart"/>
      <w:r w:rsidR="002B4F33" w:rsidRPr="0026512A">
        <w:rPr>
          <w:i/>
          <w:iCs/>
          <w:sz w:val="20"/>
          <w:szCs w:val="20"/>
        </w:rPr>
        <w:t>Avastrovirus</w:t>
      </w:r>
      <w:proofErr w:type="spellEnd"/>
      <w:r w:rsidR="002B4F33" w:rsidRPr="0026512A">
        <w:rPr>
          <w:sz w:val="20"/>
          <w:szCs w:val="20"/>
        </w:rPr>
        <w:t xml:space="preserve"> </w:t>
      </w:r>
      <w:r w:rsidR="00576920" w:rsidRPr="0026512A">
        <w:rPr>
          <w:sz w:val="20"/>
          <w:szCs w:val="20"/>
        </w:rPr>
        <w:t xml:space="preserve">(NC_002470) </w:t>
      </w:r>
      <w:r w:rsidR="002B4F33" w:rsidRPr="0026512A">
        <w:rPr>
          <w:sz w:val="20"/>
          <w:szCs w:val="20"/>
        </w:rPr>
        <w:t xml:space="preserve">and </w:t>
      </w:r>
      <w:r w:rsidR="00B356B0">
        <w:rPr>
          <w:sz w:val="20"/>
          <w:szCs w:val="20"/>
        </w:rPr>
        <w:lastRenderedPageBreak/>
        <w:t xml:space="preserve">a </w:t>
      </w:r>
      <w:r w:rsidR="002B4F33" w:rsidRPr="0026512A">
        <w:rPr>
          <w:sz w:val="20"/>
          <w:szCs w:val="20"/>
        </w:rPr>
        <w:t xml:space="preserve">divergent Porcine </w:t>
      </w:r>
      <w:proofErr w:type="spellStart"/>
      <w:r w:rsidR="002B4F33" w:rsidRPr="0026512A">
        <w:rPr>
          <w:i/>
          <w:iCs/>
          <w:sz w:val="20"/>
          <w:szCs w:val="20"/>
        </w:rPr>
        <w:t>Mamastrovirus</w:t>
      </w:r>
      <w:proofErr w:type="spellEnd"/>
      <w:r w:rsidR="00576920" w:rsidRPr="0026512A">
        <w:rPr>
          <w:i/>
          <w:iCs/>
          <w:sz w:val="20"/>
          <w:szCs w:val="20"/>
        </w:rPr>
        <w:t xml:space="preserve"> </w:t>
      </w:r>
      <w:r w:rsidR="00576920" w:rsidRPr="0026512A">
        <w:rPr>
          <w:sz w:val="20"/>
          <w:szCs w:val="20"/>
        </w:rPr>
        <w:t>(NC_023636)</w:t>
      </w:r>
      <w:r w:rsidR="002B4F33" w:rsidRPr="0026512A">
        <w:rPr>
          <w:sz w:val="20"/>
          <w:szCs w:val="20"/>
        </w:rPr>
        <w:t>.</w:t>
      </w:r>
      <w:r w:rsidR="009766A3" w:rsidRPr="0026512A">
        <w:rPr>
          <w:sz w:val="20"/>
          <w:szCs w:val="20"/>
        </w:rPr>
        <w:t xml:space="preserve"> </w:t>
      </w:r>
      <w:commentRangeEnd w:id="90"/>
      <w:r w:rsidR="00B5027E">
        <w:rPr>
          <w:rStyle w:val="CommentReference"/>
        </w:rPr>
        <w:commentReference w:id="90"/>
      </w:r>
      <w:r w:rsidR="009766A3" w:rsidRPr="0026512A">
        <w:rPr>
          <w:sz w:val="20"/>
          <w:szCs w:val="20"/>
        </w:rPr>
        <w:t xml:space="preserve">Branch </w:t>
      </w:r>
      <w:r w:rsidR="00BF3E1D" w:rsidRPr="0026512A">
        <w:rPr>
          <w:sz w:val="20"/>
          <w:szCs w:val="20"/>
        </w:rPr>
        <w:t>lengths</w:t>
      </w:r>
      <w:r w:rsidR="009766A3" w:rsidRPr="0026512A">
        <w:rPr>
          <w:sz w:val="20"/>
          <w:szCs w:val="20"/>
        </w:rPr>
        <w:t xml:space="preserve"> are scaled by nucleotide substitutions per site, corresponding to the scalebar.</w:t>
      </w:r>
    </w:p>
    <w:p w14:paraId="6B630C1E" w14:textId="2CC0DB40" w:rsidR="00933B00" w:rsidRDefault="00FB1C35" w:rsidP="00933B00">
      <w:r w:rsidRPr="00FB1C35">
        <w:rPr>
          <w:noProof/>
        </w:rPr>
        <w:drawing>
          <wp:inline distT="0" distB="0" distL="0" distR="0" wp14:anchorId="7DA7E0D7" wp14:editId="272D3B7F">
            <wp:extent cx="5943600" cy="4765675"/>
            <wp:effectExtent l="0" t="0" r="0" b="0"/>
            <wp:docPr id="10" name="Picture 1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low confidence"/>
                    <pic:cNvPicPr/>
                  </pic:nvPicPr>
                  <pic:blipFill>
                    <a:blip r:embed="rId13"/>
                    <a:stretch>
                      <a:fillRect/>
                    </a:stretch>
                  </pic:blipFill>
                  <pic:spPr>
                    <a:xfrm>
                      <a:off x="0" y="0"/>
                      <a:ext cx="5943600" cy="4765675"/>
                    </a:xfrm>
                    <a:prstGeom prst="rect">
                      <a:avLst/>
                    </a:prstGeom>
                  </pic:spPr>
                </pic:pic>
              </a:graphicData>
            </a:graphic>
          </wp:inline>
        </w:drawing>
      </w:r>
    </w:p>
    <w:p w14:paraId="51D4C1ED" w14:textId="77777777" w:rsidR="00933B00" w:rsidRDefault="00933B00" w:rsidP="00933B00"/>
    <w:p w14:paraId="79B4AAE4" w14:textId="0A7F6962" w:rsidR="00933B00" w:rsidRDefault="00933B00" w:rsidP="00843E86">
      <w:pPr>
        <w:rPr>
          <w:sz w:val="20"/>
          <w:szCs w:val="20"/>
        </w:rPr>
      </w:pPr>
      <w:r>
        <w:rPr>
          <w:sz w:val="20"/>
          <w:szCs w:val="20"/>
        </w:rPr>
        <w:t xml:space="preserve">Fig X: Bayesian phylogeny of full genome </w:t>
      </w:r>
      <w:proofErr w:type="spellStart"/>
      <w:r>
        <w:rPr>
          <w:i/>
          <w:iCs/>
          <w:sz w:val="20"/>
          <w:szCs w:val="20"/>
        </w:rPr>
        <w:t>Mamastrovirus</w:t>
      </w:r>
      <w:proofErr w:type="spellEnd"/>
      <w:r>
        <w:rPr>
          <w:sz w:val="20"/>
          <w:szCs w:val="20"/>
        </w:rPr>
        <w:t xml:space="preserve"> sequences generated from &gt;700,000,000 steps under a Bayesian Skyline Coalescent Model (TVM+I+G4). Node color represents mean posterior estimates averaging over all steps with 10% burn-in (see scale bar on left). Tip labels include NCBI taxon ID, strain, host species, sampling location, and year of sample, and are colored by strain, with our novel astrovirus sequence highlighted in yellow.</w:t>
      </w:r>
    </w:p>
    <w:p w14:paraId="26FDA300" w14:textId="77777777" w:rsidR="00933B00" w:rsidRPr="0026512A" w:rsidRDefault="00933B00">
      <w:pPr>
        <w:rPr>
          <w:sz w:val="20"/>
          <w:szCs w:val="20"/>
        </w:rPr>
      </w:pPr>
    </w:p>
    <w:p w14:paraId="569C77B9" w14:textId="1DA87427" w:rsidR="005F3073" w:rsidRPr="00505CBB" w:rsidRDefault="006C6396">
      <w:pPr>
        <w:rPr>
          <w:b/>
          <w:bCs/>
        </w:rPr>
      </w:pPr>
      <w:proofErr w:type="spellStart"/>
      <w:r w:rsidRPr="006C6396">
        <w:rPr>
          <w:b/>
          <w:bCs/>
          <w:i/>
          <w:iCs/>
        </w:rPr>
        <w:t>Mamastrovirus</w:t>
      </w:r>
      <w:proofErr w:type="spellEnd"/>
      <w:r w:rsidR="00505CBB" w:rsidRPr="00505CBB">
        <w:rPr>
          <w:b/>
          <w:bCs/>
        </w:rPr>
        <w:t xml:space="preserve"> </w:t>
      </w:r>
      <w:r w:rsidR="00BD0169">
        <w:rPr>
          <w:b/>
          <w:bCs/>
        </w:rPr>
        <w:t xml:space="preserve">full-genome </w:t>
      </w:r>
      <w:r w:rsidR="00505CBB" w:rsidRPr="00505CBB">
        <w:rPr>
          <w:b/>
          <w:bCs/>
        </w:rPr>
        <w:t>evolutionary history</w:t>
      </w:r>
    </w:p>
    <w:p w14:paraId="5113A885" w14:textId="35B2582B" w:rsidR="00505CBB" w:rsidRPr="00772F45" w:rsidRDefault="00AB4B01">
      <w:r>
        <w:t xml:space="preserve">The full-genome maximum likelihood tree resolves two distinct clades, with a single Porcine astrovirus grouping with the </w:t>
      </w:r>
      <w:proofErr w:type="spellStart"/>
      <w:r>
        <w:rPr>
          <w:i/>
          <w:iCs/>
        </w:rPr>
        <w:t>Avastrovirus</w:t>
      </w:r>
      <w:proofErr w:type="spellEnd"/>
      <w:r>
        <w:t xml:space="preserve"> outgroup.</w:t>
      </w:r>
      <w:r w:rsidR="00A20D26">
        <w:t xml:space="preserve"> No </w:t>
      </w:r>
      <w:ins w:id="91" w:author="Cara Brook" w:date="2023-03-02T20:22:00Z">
        <w:r w:rsidR="00B5027E">
          <w:t xml:space="preserve">host </w:t>
        </w:r>
      </w:ins>
      <w:r w:rsidR="00A20D26">
        <w:t xml:space="preserve">order demonstrates monophyly, with high support in most cases. Bat astroviruses are a </w:t>
      </w:r>
      <w:commentRangeStart w:id="92"/>
      <w:r w:rsidR="00A20D26">
        <w:t xml:space="preserve">paraphyletic group </w:t>
      </w:r>
      <w:commentRangeEnd w:id="92"/>
      <w:r w:rsidR="00B5027E">
        <w:rPr>
          <w:rStyle w:val="CommentReference"/>
        </w:rPr>
        <w:commentReference w:id="92"/>
      </w:r>
      <w:r w:rsidR="00A20D26">
        <w:t xml:space="preserve">basal to the clade containing astroviruses from </w:t>
      </w:r>
      <w:proofErr w:type="spellStart"/>
      <w:r w:rsidR="00A20D26">
        <w:t>Artiodactylia</w:t>
      </w:r>
      <w:proofErr w:type="spellEnd"/>
      <w:r w:rsidR="00A20D26">
        <w:t>, Carnivora, and Primates (in this case, humans).</w:t>
      </w:r>
      <w:r w:rsidR="000E183C">
        <w:rPr>
          <w:i/>
          <w:iCs/>
        </w:rPr>
        <w:t xml:space="preserve"> </w:t>
      </w:r>
      <w:r w:rsidR="00292936">
        <w:t xml:space="preserve">Our novel astrovirus groups most closely with a sample from a Cameroonian </w:t>
      </w:r>
      <w:r w:rsidR="00292936">
        <w:rPr>
          <w:i/>
          <w:iCs/>
        </w:rPr>
        <w:t xml:space="preserve">Eidolon </w:t>
      </w:r>
      <w:proofErr w:type="spellStart"/>
      <w:r w:rsidR="00D2659D">
        <w:rPr>
          <w:i/>
          <w:iCs/>
        </w:rPr>
        <w:t>helvum</w:t>
      </w:r>
      <w:proofErr w:type="spellEnd"/>
      <w:r w:rsidR="00D2659D">
        <w:rPr>
          <w:i/>
          <w:iCs/>
        </w:rPr>
        <w:t xml:space="preserve"> </w:t>
      </w:r>
      <w:r w:rsidR="00D2659D" w:rsidRPr="00D2659D">
        <w:t>and</w:t>
      </w:r>
      <w:r w:rsidR="00091FFD">
        <w:t xml:space="preserve"> fall out more recently derived than the insectivorous bat astroviruses</w:t>
      </w:r>
      <w:r w:rsidR="00772F45">
        <w:rPr>
          <w:i/>
          <w:iCs/>
        </w:rPr>
        <w:t xml:space="preserve">. </w:t>
      </w:r>
    </w:p>
    <w:p w14:paraId="13310398" w14:textId="77777777" w:rsidR="00BD0169" w:rsidRDefault="00BD0169"/>
    <w:p w14:paraId="24F3523C" w14:textId="386EF17E" w:rsidR="00FD7118" w:rsidRDefault="00FD7118">
      <w:pPr>
        <w:rPr>
          <w:b/>
          <w:bCs/>
        </w:rPr>
      </w:pPr>
      <w:r>
        <w:rPr>
          <w:b/>
          <w:bCs/>
        </w:rPr>
        <w:t xml:space="preserve">Bayesian </w:t>
      </w:r>
      <w:r w:rsidR="00BD0169">
        <w:rPr>
          <w:b/>
          <w:bCs/>
        </w:rPr>
        <w:t>t</w:t>
      </w:r>
      <w:r>
        <w:rPr>
          <w:b/>
          <w:bCs/>
        </w:rPr>
        <w:t>ime-</w:t>
      </w:r>
      <w:r w:rsidR="00BD0169">
        <w:rPr>
          <w:b/>
          <w:bCs/>
        </w:rPr>
        <w:t>t</w:t>
      </w:r>
      <w:r>
        <w:rPr>
          <w:b/>
          <w:bCs/>
        </w:rPr>
        <w:t>ree</w:t>
      </w:r>
    </w:p>
    <w:p w14:paraId="4BBFDE54" w14:textId="08F7E80B" w:rsidR="00172A04" w:rsidRPr="00172A04" w:rsidRDefault="007F0309">
      <w:r>
        <w:t>The Bayesian time-tree agree</w:t>
      </w:r>
      <w:ins w:id="93" w:author="Cara Brook" w:date="2023-03-02T20:23:00Z">
        <w:r w:rsidR="00B5027E">
          <w:t>s</w:t>
        </w:r>
      </w:ins>
      <w:del w:id="94" w:author="Cara Brook" w:date="2023-03-02T20:23:00Z">
        <w:r w:rsidDel="00B5027E">
          <w:delText>d</w:delText>
        </w:r>
      </w:del>
      <w:r>
        <w:t xml:space="preserve"> with topology from the maximum likelihood tree, </w:t>
      </w:r>
      <w:commentRangeStart w:id="95"/>
      <w:r>
        <w:t xml:space="preserve">except reorders the basal group to instead be the clade containing the mouse, </w:t>
      </w:r>
      <w:r>
        <w:rPr>
          <w:i/>
          <w:iCs/>
        </w:rPr>
        <w:t xml:space="preserve">Myotis </w:t>
      </w:r>
      <w:proofErr w:type="spellStart"/>
      <w:r>
        <w:rPr>
          <w:i/>
          <w:iCs/>
        </w:rPr>
        <w:t>yumaneisis</w:t>
      </w:r>
      <w:proofErr w:type="spellEnd"/>
      <w:r>
        <w:rPr>
          <w:i/>
          <w:iCs/>
        </w:rPr>
        <w:t>,</w:t>
      </w:r>
      <w:r>
        <w:t xml:space="preserve"> and </w:t>
      </w:r>
      <w:r>
        <w:rPr>
          <w:i/>
          <w:iCs/>
        </w:rPr>
        <w:lastRenderedPageBreak/>
        <w:t>Myotis daubentoniid</w:t>
      </w:r>
      <w:r>
        <w:t xml:space="preserve"> samples. </w:t>
      </w:r>
      <w:commentRangeEnd w:id="95"/>
      <w:r w:rsidR="00B5027E">
        <w:rPr>
          <w:rStyle w:val="CommentReference"/>
        </w:rPr>
        <w:commentReference w:id="95"/>
      </w:r>
      <w:r w:rsidR="00172A04">
        <w:t xml:space="preserve">With high posterior support, it identifies that the clade containing bat astroviruses diverged ~30,000 years ago, that the clade containing our novel sequence and that from </w:t>
      </w:r>
      <w:r w:rsidR="00172A04">
        <w:rPr>
          <w:i/>
          <w:iCs/>
        </w:rPr>
        <w:t xml:space="preserve">E. </w:t>
      </w:r>
      <w:proofErr w:type="spellStart"/>
      <w:r w:rsidR="00172A04">
        <w:rPr>
          <w:i/>
          <w:iCs/>
        </w:rPr>
        <w:t>helvum</w:t>
      </w:r>
      <w:proofErr w:type="spellEnd"/>
      <w:r w:rsidR="00172A04">
        <w:t xml:space="preserve"> diverged ~25,000 years ago, and that </w:t>
      </w:r>
      <w:r>
        <w:t>our</w:t>
      </w:r>
      <w:r w:rsidR="00172A04">
        <w:t xml:space="preserve"> sequence diverged from </w:t>
      </w:r>
      <w:r w:rsidR="00172A04">
        <w:rPr>
          <w:i/>
          <w:iCs/>
        </w:rPr>
        <w:t xml:space="preserve">E. </w:t>
      </w:r>
      <w:proofErr w:type="spellStart"/>
      <w:r w:rsidR="00172A04">
        <w:rPr>
          <w:i/>
          <w:iCs/>
        </w:rPr>
        <w:t>helvum</w:t>
      </w:r>
      <w:proofErr w:type="spellEnd"/>
      <w:r w:rsidR="00172A04">
        <w:t xml:space="preserve"> ~15,000 years ago. </w:t>
      </w:r>
    </w:p>
    <w:p w14:paraId="763BF40B" w14:textId="750E4FBD" w:rsidR="007D2381" w:rsidRDefault="007D2381"/>
    <w:p w14:paraId="2FA48362" w14:textId="2AB6BFD1" w:rsidR="00DC0863" w:rsidRDefault="000E4313">
      <w:r w:rsidRPr="000E4313">
        <w:rPr>
          <w:noProof/>
        </w:rPr>
        <w:lastRenderedPageBreak/>
        <w:drawing>
          <wp:inline distT="0" distB="0" distL="0" distR="0" wp14:anchorId="3FE9839A" wp14:editId="7C6A7A24">
            <wp:extent cx="5667375" cy="822960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4"/>
                    <a:stretch>
                      <a:fillRect/>
                    </a:stretch>
                  </pic:blipFill>
                  <pic:spPr>
                    <a:xfrm>
                      <a:off x="0" y="0"/>
                      <a:ext cx="5667375" cy="8229600"/>
                    </a:xfrm>
                    <a:prstGeom prst="rect">
                      <a:avLst/>
                    </a:prstGeom>
                  </pic:spPr>
                </pic:pic>
              </a:graphicData>
            </a:graphic>
          </wp:inline>
        </w:drawing>
      </w:r>
    </w:p>
    <w:p w14:paraId="239E0374" w14:textId="4AC54CB3" w:rsidR="004C59A5" w:rsidRPr="00E250D5" w:rsidRDefault="0053052A">
      <w:pPr>
        <w:rPr>
          <w:sz w:val="20"/>
          <w:szCs w:val="20"/>
        </w:rPr>
      </w:pPr>
      <w:r w:rsidRPr="00204E10">
        <w:rPr>
          <w:sz w:val="20"/>
          <w:szCs w:val="20"/>
        </w:rPr>
        <w:lastRenderedPageBreak/>
        <w:t xml:space="preserve">Figure </w:t>
      </w:r>
      <w:r w:rsidR="00424BB7" w:rsidRPr="00204E10">
        <w:rPr>
          <w:sz w:val="20"/>
          <w:szCs w:val="20"/>
        </w:rPr>
        <w:t>X</w:t>
      </w:r>
      <w:r w:rsidRPr="00204E10">
        <w:rPr>
          <w:sz w:val="20"/>
          <w:szCs w:val="20"/>
        </w:rPr>
        <w:t xml:space="preserve">: Maximum Likelihood phylogeny of a 410bp fragment of </w:t>
      </w:r>
      <w:proofErr w:type="spellStart"/>
      <w:r w:rsidRPr="00204E10">
        <w:rPr>
          <w:i/>
          <w:iCs/>
          <w:sz w:val="20"/>
          <w:szCs w:val="20"/>
        </w:rPr>
        <w:t>Mamastrovirus</w:t>
      </w:r>
      <w:proofErr w:type="spellEnd"/>
      <w:r w:rsidRPr="00204E10">
        <w:rPr>
          <w:sz w:val="20"/>
          <w:szCs w:val="20"/>
        </w:rPr>
        <w:t xml:space="preserve"> Orf1b</w:t>
      </w:r>
      <w:r w:rsidR="005B0F17" w:rsidRPr="00204E10">
        <w:rPr>
          <w:sz w:val="20"/>
          <w:szCs w:val="20"/>
        </w:rPr>
        <w:t xml:space="preserve"> (</w:t>
      </w:r>
      <w:proofErr w:type="spellStart"/>
      <w:r w:rsidR="005B0F17" w:rsidRPr="00204E10">
        <w:rPr>
          <w:sz w:val="20"/>
          <w:szCs w:val="20"/>
        </w:rPr>
        <w:t>RdRp</w:t>
      </w:r>
      <w:proofErr w:type="spellEnd"/>
      <w:r w:rsidR="005B0F17" w:rsidRPr="00204E10">
        <w:rPr>
          <w:sz w:val="20"/>
          <w:szCs w:val="20"/>
        </w:rPr>
        <w:t>)</w:t>
      </w:r>
      <w:r w:rsidR="00CD3DA9" w:rsidRPr="00204E10">
        <w:rPr>
          <w:sz w:val="20"/>
          <w:szCs w:val="20"/>
        </w:rPr>
        <w:t xml:space="preserve"> from </w:t>
      </w:r>
      <w:r w:rsidR="002A5641" w:rsidRPr="00204E10">
        <w:rPr>
          <w:sz w:val="20"/>
          <w:szCs w:val="20"/>
        </w:rPr>
        <w:t>Southwest</w:t>
      </w:r>
      <w:r w:rsidR="00CD3DA9" w:rsidRPr="00204E10">
        <w:rPr>
          <w:sz w:val="20"/>
          <w:szCs w:val="20"/>
        </w:rPr>
        <w:t xml:space="preserve"> Indian Ocean (SWIO) bat hosts</w:t>
      </w:r>
      <w:r w:rsidRPr="00204E10">
        <w:rPr>
          <w:sz w:val="20"/>
          <w:szCs w:val="20"/>
        </w:rPr>
        <w:t xml:space="preserve"> (</w:t>
      </w:r>
      <w:proofErr w:type="spellStart"/>
      <w:r w:rsidRPr="00204E10">
        <w:rPr>
          <w:sz w:val="20"/>
          <w:szCs w:val="20"/>
        </w:rPr>
        <w:t>RAxML</w:t>
      </w:r>
      <w:proofErr w:type="spellEnd"/>
      <w:r w:rsidRPr="00204E10">
        <w:rPr>
          <w:sz w:val="20"/>
          <w:szCs w:val="20"/>
        </w:rPr>
        <w:t xml:space="preserve">-NG, TVM+I+G4). </w:t>
      </w:r>
      <w:r w:rsidR="00BE0B5F" w:rsidRPr="00204E10">
        <w:rPr>
          <w:sz w:val="20"/>
          <w:szCs w:val="20"/>
        </w:rPr>
        <w:t>Bootstrap</w:t>
      </w:r>
      <w:r w:rsidRPr="00204E10">
        <w:rPr>
          <w:sz w:val="20"/>
          <w:szCs w:val="20"/>
        </w:rPr>
        <w:t xml:space="preserve"> values computed using </w:t>
      </w:r>
      <w:proofErr w:type="spellStart"/>
      <w:r w:rsidRPr="00204E10">
        <w:rPr>
          <w:sz w:val="20"/>
          <w:szCs w:val="20"/>
        </w:rPr>
        <w:t>Felsenstein’s</w:t>
      </w:r>
      <w:proofErr w:type="spellEnd"/>
      <w:r w:rsidRPr="00204E10">
        <w:rPr>
          <w:sz w:val="20"/>
          <w:szCs w:val="20"/>
        </w:rPr>
        <w:t xml:space="preserve"> method (CITE) </w:t>
      </w:r>
      <w:r w:rsidR="00AD595F" w:rsidRPr="00204E10">
        <w:rPr>
          <w:sz w:val="20"/>
          <w:szCs w:val="20"/>
        </w:rPr>
        <w:t xml:space="preserve">and those &gt;30 </w:t>
      </w:r>
      <w:r w:rsidRPr="00204E10">
        <w:rPr>
          <w:sz w:val="20"/>
          <w:szCs w:val="20"/>
        </w:rPr>
        <w:t>are visualized on tree branches. Tip labels include NCBI taxon ID, host family,</w:t>
      </w:r>
      <w:r w:rsidR="00A56D71" w:rsidRPr="00204E10">
        <w:rPr>
          <w:sz w:val="20"/>
          <w:szCs w:val="20"/>
        </w:rPr>
        <w:t xml:space="preserve"> and host species. </w:t>
      </w:r>
      <w:r w:rsidR="008A4D22" w:rsidRPr="00204E10">
        <w:rPr>
          <w:sz w:val="20"/>
          <w:szCs w:val="20"/>
        </w:rPr>
        <w:t xml:space="preserve">Tip points are colored by </w:t>
      </w:r>
      <w:r w:rsidR="00581123" w:rsidRPr="00204E10">
        <w:rPr>
          <w:sz w:val="20"/>
          <w:szCs w:val="20"/>
        </w:rPr>
        <w:t>sub-</w:t>
      </w:r>
      <w:r w:rsidR="00AD595F" w:rsidRPr="00204E10">
        <w:rPr>
          <w:sz w:val="20"/>
          <w:szCs w:val="20"/>
        </w:rPr>
        <w:t>order and</w:t>
      </w:r>
      <w:r w:rsidR="00581123" w:rsidRPr="00204E10">
        <w:rPr>
          <w:sz w:val="20"/>
          <w:szCs w:val="20"/>
        </w:rPr>
        <w:t xml:space="preserve"> shaped by country of origin.</w:t>
      </w:r>
      <w:r w:rsidR="00AB6CE3">
        <w:rPr>
          <w:sz w:val="20"/>
          <w:szCs w:val="20"/>
        </w:rPr>
        <w:t xml:space="preserve"> The novel astrovirus sequence presented in this paper is highlighted in yellow.</w:t>
      </w:r>
      <w:r w:rsidR="004F0A80" w:rsidRPr="00204E10">
        <w:rPr>
          <w:sz w:val="20"/>
          <w:szCs w:val="20"/>
        </w:rPr>
        <w:t xml:space="preserve"> Tree is rooted </w:t>
      </w:r>
      <w:r w:rsidR="005803BA">
        <w:rPr>
          <w:sz w:val="20"/>
          <w:szCs w:val="20"/>
        </w:rPr>
        <w:t xml:space="preserve">by a Turkey </w:t>
      </w:r>
      <w:proofErr w:type="spellStart"/>
      <w:r w:rsidR="005803BA">
        <w:rPr>
          <w:i/>
          <w:iCs/>
          <w:sz w:val="20"/>
          <w:szCs w:val="20"/>
        </w:rPr>
        <w:t>Avastrovirus</w:t>
      </w:r>
      <w:proofErr w:type="spellEnd"/>
      <w:r w:rsidR="005803BA">
        <w:rPr>
          <w:sz w:val="20"/>
          <w:szCs w:val="20"/>
        </w:rPr>
        <w:t xml:space="preserve"> (</w:t>
      </w:r>
      <w:r w:rsidR="00334749">
        <w:rPr>
          <w:sz w:val="20"/>
          <w:szCs w:val="20"/>
        </w:rPr>
        <w:t xml:space="preserve">NCBI </w:t>
      </w:r>
      <w:proofErr w:type="spellStart"/>
      <w:r w:rsidR="00334749">
        <w:rPr>
          <w:sz w:val="20"/>
          <w:szCs w:val="20"/>
        </w:rPr>
        <w:t>taxID</w:t>
      </w:r>
      <w:proofErr w:type="spellEnd"/>
      <w:r w:rsidR="00334749">
        <w:rPr>
          <w:sz w:val="20"/>
          <w:szCs w:val="20"/>
        </w:rPr>
        <w:t xml:space="preserve">: </w:t>
      </w:r>
      <w:r w:rsidR="005803BA">
        <w:rPr>
          <w:sz w:val="20"/>
          <w:szCs w:val="20"/>
        </w:rPr>
        <w:t xml:space="preserve">NC_002470) and </w:t>
      </w:r>
      <w:r w:rsidR="00334749">
        <w:rPr>
          <w:sz w:val="20"/>
          <w:szCs w:val="20"/>
        </w:rPr>
        <w:t xml:space="preserve">a divergent </w:t>
      </w:r>
      <w:r w:rsidR="007D19E8">
        <w:rPr>
          <w:sz w:val="20"/>
          <w:szCs w:val="20"/>
        </w:rPr>
        <w:t xml:space="preserve">bat </w:t>
      </w:r>
      <w:proofErr w:type="spellStart"/>
      <w:r w:rsidR="007D19E8">
        <w:rPr>
          <w:i/>
          <w:iCs/>
          <w:sz w:val="20"/>
          <w:szCs w:val="20"/>
        </w:rPr>
        <w:t>Mamastrovirus</w:t>
      </w:r>
      <w:proofErr w:type="spellEnd"/>
      <w:r w:rsidR="007D19E8">
        <w:rPr>
          <w:sz w:val="20"/>
          <w:szCs w:val="20"/>
        </w:rPr>
        <w:t xml:space="preserve"> (NCBI </w:t>
      </w:r>
      <w:proofErr w:type="spellStart"/>
      <w:r w:rsidR="007D19E8">
        <w:rPr>
          <w:sz w:val="20"/>
          <w:szCs w:val="20"/>
        </w:rPr>
        <w:t>taxID</w:t>
      </w:r>
      <w:proofErr w:type="spellEnd"/>
      <w:r w:rsidR="007D19E8">
        <w:rPr>
          <w:sz w:val="20"/>
          <w:szCs w:val="20"/>
        </w:rPr>
        <w:t>: MZ614426)</w:t>
      </w:r>
      <w:r w:rsidR="00D03768">
        <w:rPr>
          <w:sz w:val="20"/>
          <w:szCs w:val="20"/>
        </w:rPr>
        <w:t>.</w:t>
      </w:r>
      <w:r w:rsidR="00DF4E59">
        <w:rPr>
          <w:sz w:val="20"/>
          <w:szCs w:val="20"/>
        </w:rPr>
        <w:t xml:space="preserve"> Branch lengths are scaled by nucleotide substitutions per site, as indicated by the scale bar.</w:t>
      </w:r>
    </w:p>
    <w:p w14:paraId="5E14710E" w14:textId="51420C36" w:rsidR="00F31F46" w:rsidRDefault="00F31F46">
      <w:pPr>
        <w:rPr>
          <w:sz w:val="20"/>
          <w:szCs w:val="20"/>
        </w:rPr>
      </w:pPr>
    </w:p>
    <w:p w14:paraId="25A2C48F" w14:textId="71356A7C" w:rsidR="00F31F46" w:rsidRDefault="00BD0169">
      <w:pPr>
        <w:rPr>
          <w:b/>
          <w:bCs/>
        </w:rPr>
      </w:pPr>
      <w:proofErr w:type="spellStart"/>
      <w:r>
        <w:rPr>
          <w:b/>
          <w:bCs/>
        </w:rPr>
        <w:t>RdRp</w:t>
      </w:r>
      <w:proofErr w:type="spellEnd"/>
      <w:r>
        <w:rPr>
          <w:b/>
          <w:bCs/>
        </w:rPr>
        <w:t xml:space="preserve"> </w:t>
      </w:r>
      <w:r w:rsidR="0086639F">
        <w:rPr>
          <w:b/>
          <w:bCs/>
        </w:rPr>
        <w:t xml:space="preserve">SWIO </w:t>
      </w:r>
      <w:r>
        <w:rPr>
          <w:b/>
          <w:bCs/>
        </w:rPr>
        <w:t>phylogeny</w:t>
      </w:r>
    </w:p>
    <w:p w14:paraId="7343E38E" w14:textId="7449017F" w:rsidR="00FB492E" w:rsidRDefault="00B5027E">
      <w:proofErr w:type="spellStart"/>
      <w:ins w:id="96" w:author="Cara Brook" w:date="2023-03-02T20:24:00Z">
        <w:r>
          <w:t>AstV</w:t>
        </w:r>
        <w:proofErr w:type="spellEnd"/>
        <w:r>
          <w:t xml:space="preserve"> sequences in </w:t>
        </w:r>
      </w:ins>
      <w:del w:id="97" w:author="Cara Brook" w:date="2023-03-02T20:24:00Z">
        <w:r w:rsidR="00FB492E" w:rsidDel="00B5027E">
          <w:delText xml:space="preserve">The </w:delText>
        </w:r>
      </w:del>
      <w:ins w:id="98" w:author="Cara Brook" w:date="2023-03-02T20:24:00Z">
        <w:r>
          <w:t>t</w:t>
        </w:r>
        <w:r>
          <w:t xml:space="preserve">he </w:t>
        </w:r>
      </w:ins>
      <w:proofErr w:type="spellStart"/>
      <w:r w:rsidR="00FB492E">
        <w:t>RdRp</w:t>
      </w:r>
      <w:proofErr w:type="spellEnd"/>
      <w:r w:rsidR="00FB492E">
        <w:t xml:space="preserve"> phylogeny </w:t>
      </w:r>
      <w:ins w:id="99" w:author="Cara Brook" w:date="2023-03-02T20:24:00Z">
        <w:r>
          <w:t xml:space="preserve">group according to host </w:t>
        </w:r>
      </w:ins>
      <w:del w:id="100" w:author="Cara Brook" w:date="2023-03-02T20:24:00Z">
        <w:r w:rsidR="00FB492E" w:rsidDel="00B5027E">
          <w:delText xml:space="preserve">largely appears to follow </w:delText>
        </w:r>
      </w:del>
      <w:r w:rsidR="00FB492E">
        <w:t>phylogeny over geograph</w:t>
      </w:r>
      <w:r w:rsidR="00E240CC">
        <w:t>y</w:t>
      </w:r>
      <w:ins w:id="101" w:author="Cara Brook" w:date="2023-03-02T20:24:00Z">
        <w:r>
          <w:t xml:space="preserve"> of sampling site</w:t>
        </w:r>
      </w:ins>
      <w:r w:rsidR="00035D38">
        <w:t xml:space="preserve">, a </w:t>
      </w:r>
      <w:r w:rsidR="006A7D16">
        <w:t xml:space="preserve">pattern </w:t>
      </w:r>
      <w:r w:rsidR="00035D38">
        <w:t xml:space="preserve">which </w:t>
      </w:r>
      <w:r w:rsidR="00B10A38">
        <w:t>holds across both order and family</w:t>
      </w:r>
      <w:r w:rsidR="00B54521">
        <w:t xml:space="preserve"> </w:t>
      </w:r>
      <w:r w:rsidR="00DC4DC5">
        <w:t>across</w:t>
      </w:r>
      <w:r w:rsidR="00B54521">
        <w:t xml:space="preserve"> all sampling location</w:t>
      </w:r>
      <w:r w:rsidR="001F30A3">
        <w:t>s</w:t>
      </w:r>
      <w:r w:rsidR="00B10A38">
        <w:t xml:space="preserve">. Almost all </w:t>
      </w:r>
      <w:commentRangeStart w:id="102"/>
      <w:proofErr w:type="spellStart"/>
      <w:r w:rsidR="0049714D">
        <w:t>Yinpterochiropteran</w:t>
      </w:r>
      <w:commentRangeEnd w:id="102"/>
      <w:proofErr w:type="spellEnd"/>
      <w:r>
        <w:rPr>
          <w:rStyle w:val="CommentReference"/>
        </w:rPr>
        <w:commentReference w:id="102"/>
      </w:r>
      <w:r w:rsidR="006A7D16">
        <w:t xml:space="preserve"> </w:t>
      </w:r>
      <w:proofErr w:type="spellStart"/>
      <w:r w:rsidR="006A7D16" w:rsidRPr="006A7D16">
        <w:rPr>
          <w:i/>
          <w:iCs/>
        </w:rPr>
        <w:t>Mamastrovirus</w:t>
      </w:r>
      <w:proofErr w:type="spellEnd"/>
      <w:r w:rsidR="006A7D16">
        <w:t xml:space="preserve"> sequences fall into </w:t>
      </w:r>
      <w:r w:rsidR="00B10A38">
        <w:t xml:space="preserve">a </w:t>
      </w:r>
      <w:r w:rsidR="0049714D">
        <w:t>monophyletic</w:t>
      </w:r>
      <w:r w:rsidR="00B10A38">
        <w:t xml:space="preserve"> group, and </w:t>
      </w:r>
      <w:proofErr w:type="spellStart"/>
      <w:r w:rsidR="00B10A38">
        <w:t>Yangochiropterans</w:t>
      </w:r>
      <w:proofErr w:type="spellEnd"/>
      <w:r w:rsidR="00B10A38">
        <w:t xml:space="preserve"> appear in multiple clades basal to this group</w:t>
      </w:r>
      <w:r w:rsidR="006A7D16">
        <w:t xml:space="preserve">. </w:t>
      </w:r>
      <w:r w:rsidR="009A495C">
        <w:t xml:space="preserve">Within </w:t>
      </w:r>
      <w:proofErr w:type="spellStart"/>
      <w:r w:rsidR="009A495C">
        <w:t>Yangochiropterans</w:t>
      </w:r>
      <w:proofErr w:type="spellEnd"/>
      <w:r w:rsidR="009A495C">
        <w:t xml:space="preserve">, </w:t>
      </w:r>
      <w:proofErr w:type="spellStart"/>
      <w:r w:rsidR="009A495C">
        <w:t>Molossids</w:t>
      </w:r>
      <w:proofErr w:type="spellEnd"/>
      <w:r w:rsidR="009A495C">
        <w:t xml:space="preserve"> and Miniopterids cluster tightly </w:t>
      </w:r>
      <w:r w:rsidR="00BE017C">
        <w:t xml:space="preserve">together </w:t>
      </w:r>
      <w:r w:rsidR="00035D38">
        <w:t>regardless</w:t>
      </w:r>
      <w:r w:rsidR="00BE017C">
        <w:t xml:space="preserve"> of location</w:t>
      </w:r>
      <w:r w:rsidR="009A495C">
        <w:t xml:space="preserve">. </w:t>
      </w:r>
    </w:p>
    <w:p w14:paraId="3881EA0F" w14:textId="6AFD18D0" w:rsidR="00FB492E" w:rsidRDefault="00FB492E"/>
    <w:p w14:paraId="2EF078B1" w14:textId="6ABD3BD3" w:rsidR="00C55B96" w:rsidRDefault="0021599C">
      <w:r>
        <w:t xml:space="preserve">There are a few notable exceptions to this pattern. One is sequences from </w:t>
      </w:r>
      <w:ins w:id="103" w:author="Cara Brook" w:date="2023-03-02T20:25:00Z">
        <w:r w:rsidR="00B5027E">
          <w:t xml:space="preserve">the bat family </w:t>
        </w:r>
      </w:ins>
      <w:proofErr w:type="spellStart"/>
      <w:r>
        <w:t>Nycteridae</w:t>
      </w:r>
      <w:proofErr w:type="spellEnd"/>
      <w:r>
        <w:t xml:space="preserve">, which fall both within </w:t>
      </w:r>
      <w:proofErr w:type="spellStart"/>
      <w:r>
        <w:t>Molossids</w:t>
      </w:r>
      <w:proofErr w:type="spellEnd"/>
      <w:r>
        <w:t xml:space="preserve"> and as basal to the </w:t>
      </w:r>
      <w:proofErr w:type="spellStart"/>
      <w:r w:rsidR="0049714D">
        <w:t>Yinpterochiropteran</w:t>
      </w:r>
      <w:proofErr w:type="spellEnd"/>
      <w:r>
        <w:t xml:space="preserve"> clade. </w:t>
      </w:r>
      <w:r w:rsidR="00A305A7">
        <w:t xml:space="preserve">Another </w:t>
      </w:r>
      <w:r w:rsidR="00BD3B27">
        <w:t>is</w:t>
      </w:r>
      <w:r w:rsidR="00A305A7">
        <w:t xml:space="preserve"> representatives from </w:t>
      </w:r>
      <w:proofErr w:type="spellStart"/>
      <w:r w:rsidR="00A305A7">
        <w:t>Vespertilionidae</w:t>
      </w:r>
      <w:proofErr w:type="spellEnd"/>
      <w:r w:rsidR="00A305A7">
        <w:t xml:space="preserve">, which group more closely with </w:t>
      </w:r>
      <w:proofErr w:type="spellStart"/>
      <w:r w:rsidR="00A305A7">
        <w:t>Yinpterochiroptera</w:t>
      </w:r>
      <w:proofErr w:type="spellEnd"/>
      <w:r w:rsidR="00A305A7">
        <w:t xml:space="preserve"> than </w:t>
      </w:r>
      <w:proofErr w:type="spellStart"/>
      <w:r w:rsidR="00A305A7">
        <w:t>Yangochiroptera</w:t>
      </w:r>
      <w:proofErr w:type="spellEnd"/>
      <w:r w:rsidR="00A305A7">
        <w:t xml:space="preserve">. </w:t>
      </w:r>
      <w:r w:rsidR="002826E4">
        <w:t xml:space="preserve">Finally, there appears to be an overall trend of </w:t>
      </w:r>
      <w:proofErr w:type="spellStart"/>
      <w:r w:rsidR="002826E4">
        <w:t>Yinpterochiropteran</w:t>
      </w:r>
      <w:proofErr w:type="spellEnd"/>
      <w:r w:rsidR="002826E4">
        <w:t xml:space="preserve"> samples being more likely to fall within the </w:t>
      </w:r>
      <w:proofErr w:type="spellStart"/>
      <w:r w:rsidR="002826E4">
        <w:t>Yangochiropteran</w:t>
      </w:r>
      <w:proofErr w:type="spellEnd"/>
      <w:r w:rsidR="002826E4">
        <w:t xml:space="preserve"> clade than vice versa.</w:t>
      </w:r>
      <w:r w:rsidR="00EA1C86">
        <w:t xml:space="preserve"> Our novel </w:t>
      </w:r>
      <w:r w:rsidR="00EA1C86">
        <w:rPr>
          <w:i/>
          <w:iCs/>
        </w:rPr>
        <w:t xml:space="preserve">Rousettus </w:t>
      </w:r>
      <w:proofErr w:type="spellStart"/>
      <w:r w:rsidR="00EA1C86">
        <w:rPr>
          <w:i/>
          <w:iCs/>
        </w:rPr>
        <w:t>madagascariensis</w:t>
      </w:r>
      <w:proofErr w:type="spellEnd"/>
      <w:r w:rsidR="00EA1C86">
        <w:t xml:space="preserve"> sample is one </w:t>
      </w:r>
      <w:ins w:id="104" w:author="Cara Brook" w:date="2023-03-02T20:26:00Z">
        <w:r w:rsidR="00123048">
          <w:t xml:space="preserve">example </w:t>
        </w:r>
      </w:ins>
      <w:r w:rsidR="00EA1C86">
        <w:t xml:space="preserve">of these—instead of grouping within the </w:t>
      </w:r>
      <w:proofErr w:type="spellStart"/>
      <w:r w:rsidR="00EA1C86">
        <w:t>Yinpterochiropteran</w:t>
      </w:r>
      <w:proofErr w:type="spellEnd"/>
      <w:r w:rsidR="00EA1C86">
        <w:t xml:space="preserve"> clade or </w:t>
      </w:r>
      <w:r w:rsidR="00B63CCC">
        <w:t xml:space="preserve">even </w:t>
      </w:r>
      <w:r w:rsidR="00EA1C86">
        <w:t xml:space="preserve">closely with the other Madagascar </w:t>
      </w:r>
      <w:r w:rsidR="00EA1C86">
        <w:rPr>
          <w:i/>
          <w:iCs/>
        </w:rPr>
        <w:t xml:space="preserve">R. </w:t>
      </w:r>
      <w:proofErr w:type="spellStart"/>
      <w:r w:rsidR="00EA1C86">
        <w:rPr>
          <w:i/>
          <w:iCs/>
        </w:rPr>
        <w:t>madagascariensis</w:t>
      </w:r>
      <w:proofErr w:type="spellEnd"/>
      <w:r w:rsidR="00EA1C86">
        <w:t xml:space="preserve"> sample, it falls out within the </w:t>
      </w:r>
      <w:proofErr w:type="spellStart"/>
      <w:r w:rsidR="00EA1C86">
        <w:t>Molossidae</w:t>
      </w:r>
      <w:proofErr w:type="spellEnd"/>
      <w:r w:rsidR="00EA1C86">
        <w:t xml:space="preserve"> </w:t>
      </w:r>
      <w:r w:rsidR="0049714D">
        <w:t>astroviruses</w:t>
      </w:r>
      <w:r w:rsidR="00EA1C86">
        <w:t xml:space="preserve">. </w:t>
      </w:r>
    </w:p>
    <w:p w14:paraId="3C6BDC9A" w14:textId="7FF72C03" w:rsidR="00AA49AE" w:rsidRDefault="00AA49AE">
      <w:pPr>
        <w:rPr>
          <w:sz w:val="20"/>
          <w:szCs w:val="20"/>
        </w:rPr>
      </w:pPr>
    </w:p>
    <w:p w14:paraId="48607C1B" w14:textId="77777777" w:rsidR="004C59A5" w:rsidRDefault="004C59A5">
      <w:pPr>
        <w:rPr>
          <w:sz w:val="20"/>
          <w:szCs w:val="20"/>
        </w:rPr>
      </w:pPr>
    </w:p>
    <w:p w14:paraId="440D8039" w14:textId="42A1EDDA" w:rsidR="00933B00" w:rsidRDefault="00933B00" w:rsidP="00933B00">
      <w:r>
        <w:t>DISCUSSION</w:t>
      </w:r>
    </w:p>
    <w:p w14:paraId="592E8A1A" w14:textId="6974F357" w:rsidR="00B530A6" w:rsidRDefault="00B530A6" w:rsidP="00933B00"/>
    <w:p w14:paraId="007F19B3" w14:textId="4C28D59D" w:rsidR="00FA3958" w:rsidRDefault="00B530A6" w:rsidP="00933B00">
      <w:r>
        <w:t xml:space="preserve">This paper </w:t>
      </w:r>
      <w:r w:rsidR="003A4AFC">
        <w:t xml:space="preserve">utilizes </w:t>
      </w:r>
      <w:proofErr w:type="spellStart"/>
      <w:r w:rsidR="00FA3958">
        <w:t>mNGS</w:t>
      </w:r>
      <w:proofErr w:type="spellEnd"/>
      <w:r w:rsidR="003A4AFC">
        <w:t xml:space="preserve"> sequencing to</w:t>
      </w:r>
      <w:r>
        <w:t xml:space="preserve"> </w:t>
      </w:r>
      <w:r w:rsidR="003A4AFC">
        <w:t>detect and characterize</w:t>
      </w:r>
      <w:r>
        <w:t xml:space="preserve"> astroviruses from three endemic species of Malagasy fruit bats, </w:t>
      </w:r>
      <w:proofErr w:type="spellStart"/>
      <w:r>
        <w:rPr>
          <w:i/>
          <w:iCs/>
        </w:rPr>
        <w:t>Pteropus</w:t>
      </w:r>
      <w:proofErr w:type="spellEnd"/>
      <w:r>
        <w:rPr>
          <w:i/>
          <w:iCs/>
        </w:rPr>
        <w:t xml:space="preserve"> rufus, Rousettus </w:t>
      </w:r>
      <w:proofErr w:type="spellStart"/>
      <w:r>
        <w:rPr>
          <w:i/>
          <w:iCs/>
        </w:rPr>
        <w:t>madagascariensis</w:t>
      </w:r>
      <w:proofErr w:type="spellEnd"/>
      <w:r>
        <w:rPr>
          <w:i/>
          <w:iCs/>
        </w:rPr>
        <w:t>,</w:t>
      </w:r>
      <w:r>
        <w:t xml:space="preserve"> and </w:t>
      </w:r>
      <w:r>
        <w:rPr>
          <w:i/>
          <w:iCs/>
        </w:rPr>
        <w:t xml:space="preserve">Eidolon </w:t>
      </w:r>
      <w:proofErr w:type="spellStart"/>
      <w:r>
        <w:rPr>
          <w:i/>
          <w:iCs/>
        </w:rPr>
        <w:t>dupreanum</w:t>
      </w:r>
      <w:proofErr w:type="spellEnd"/>
      <w:r>
        <w:rPr>
          <w:i/>
          <w:iCs/>
        </w:rPr>
        <w:t>.</w:t>
      </w:r>
      <w:r>
        <w:t xml:space="preserve"> </w:t>
      </w:r>
    </w:p>
    <w:p w14:paraId="35AE0067" w14:textId="17D06D2C" w:rsidR="00FA3958" w:rsidRDefault="00FA3958" w:rsidP="00933B00"/>
    <w:p w14:paraId="31F8FF5C" w14:textId="1519B0F8" w:rsidR="00FA3958" w:rsidRPr="00A247B6" w:rsidRDefault="00FA3958" w:rsidP="00933B00">
      <w:pPr>
        <w:rPr>
          <w:b/>
          <w:bCs/>
        </w:rPr>
      </w:pPr>
      <w:r w:rsidRPr="00A247B6">
        <w:rPr>
          <w:b/>
          <w:bCs/>
        </w:rPr>
        <w:t>Detection</w:t>
      </w:r>
    </w:p>
    <w:p w14:paraId="2A6382E9" w14:textId="051CE607" w:rsidR="00DA3BC9" w:rsidRDefault="001F4E15" w:rsidP="00933B00">
      <w:r>
        <w:t xml:space="preserve">Astroviruses were detected in all species </w:t>
      </w:r>
      <w:r w:rsidR="00A247B6">
        <w:t>across all sampled location</w:t>
      </w:r>
      <w:r w:rsidR="004B04BE">
        <w:t>s</w:t>
      </w:r>
      <w:r w:rsidR="00DC1A32">
        <w:t>. This work is the first detection</w:t>
      </w:r>
      <w:r w:rsidR="004B04BE">
        <w:t xml:space="preserve"> </w:t>
      </w:r>
      <w:r w:rsidR="00DC1A32">
        <w:t>of astroviruses from two endemic species of Malagasy fruit bat:</w:t>
      </w:r>
      <w:r w:rsidR="004B04BE">
        <w:t xml:space="preserve"> </w:t>
      </w:r>
      <w:r w:rsidR="004B04BE">
        <w:rPr>
          <w:i/>
          <w:iCs/>
        </w:rPr>
        <w:t xml:space="preserve">Eidolon </w:t>
      </w:r>
      <w:proofErr w:type="spellStart"/>
      <w:r w:rsidR="004B04BE">
        <w:rPr>
          <w:i/>
          <w:iCs/>
        </w:rPr>
        <w:t>dupreanum</w:t>
      </w:r>
      <w:proofErr w:type="spellEnd"/>
      <w:r w:rsidR="004B04BE">
        <w:t xml:space="preserve"> and </w:t>
      </w:r>
      <w:proofErr w:type="spellStart"/>
      <w:r w:rsidR="004B04BE">
        <w:rPr>
          <w:i/>
          <w:iCs/>
        </w:rPr>
        <w:t>Pteropus</w:t>
      </w:r>
      <w:proofErr w:type="spellEnd"/>
      <w:r w:rsidR="004B04BE">
        <w:rPr>
          <w:i/>
          <w:iCs/>
        </w:rPr>
        <w:t xml:space="preserve"> rufus</w:t>
      </w:r>
      <w:r w:rsidR="004B04BE">
        <w:t xml:space="preserve">. </w:t>
      </w:r>
      <w:commentRangeStart w:id="105"/>
      <w:r w:rsidR="00D00146">
        <w:t xml:space="preserve">In combination with </w:t>
      </w:r>
      <w:proofErr w:type="spellStart"/>
      <w:r w:rsidR="00D00146">
        <w:t>Lebarbchenon</w:t>
      </w:r>
      <w:proofErr w:type="spellEnd"/>
      <w:r w:rsidR="00D00146">
        <w:t xml:space="preserve"> et al, </w:t>
      </w:r>
      <w:commentRangeEnd w:id="105"/>
      <w:r w:rsidR="00123048">
        <w:rPr>
          <w:rStyle w:val="CommentReference"/>
        </w:rPr>
        <w:commentReference w:id="105"/>
      </w:r>
      <w:r w:rsidR="00D00146">
        <w:t>astroviruses have now been detected in 7 species of Malagasy bat.</w:t>
      </w:r>
      <w:r w:rsidR="007366C2">
        <w:t xml:space="preserve"> </w:t>
      </w:r>
      <w:r w:rsidR="004B04BE">
        <w:t xml:space="preserve">While detected across all samples, </w:t>
      </w:r>
      <w:commentRangeStart w:id="106"/>
      <w:r w:rsidR="007366C2">
        <w:t xml:space="preserve">our </w:t>
      </w:r>
      <w:r w:rsidR="00DA3BC9">
        <w:t>infection</w:t>
      </w:r>
      <w:commentRangeEnd w:id="106"/>
      <w:r w:rsidR="00123048">
        <w:rPr>
          <w:rStyle w:val="CommentReference"/>
        </w:rPr>
        <w:commentReference w:id="106"/>
      </w:r>
      <w:r w:rsidR="00DA3BC9">
        <w:t xml:space="preserve"> was low, in all cases below 8%</w:t>
      </w:r>
      <w:r w:rsidR="00597AB0">
        <w:t>, however, this level of infection has been described in other bats</w:t>
      </w:r>
      <w:r w:rsidR="00E64B1C">
        <w:t>, particularly Pteropodids</w:t>
      </w:r>
      <w:r w:rsidR="009C3C25">
        <w:fldChar w:fldCharType="begin"/>
      </w:r>
      <w:r w:rsidR="00230813">
        <w:instrText xml:space="preserve"> ADDIN ZOTERO_ITEM CSL_CITATION {"citationID":"f4obiCBg","properties":{"formattedCitation":"\\super 27,28\\nosupersub{}","plainCitation":"27,28","noteIndex":0},"citationItems":[{"id":562,"uris":["http://zotero.org/users/2630578/items/4WK5GR6U"],"itemData":{"id":562,"type":"article-journal","abstract":"Astroviruses (AstVs) are RNA viruses infecting a large diversity of avian and mammalian species, including bats, livestock, and humans. We investigated AstV infection in a free-tailed bat species, Mormopterus francoismoutoui, endemic to Reunion Island. A total of 380 guano samples were collected in a maternity colony during 38 different sampling sessions, from 21 June 2016 to 4 September 2018. Each sample was tested for the presence of the AstV RNA-dependent RNA-polymerase (RdRp) gene using a pan-AstV semi-nested polymerase chain reaction assay. In total, 27 guano samples (7.1%) tested positive, with high genetic diversity of the partial RdRp gene sequences among positive samples. Phylogenetic analysis further revealed that the detected viruses were genetically related to AstVs reported in rats, reptiles, dogs, and pigs, but did not cluster with AstVs commonly found in bats. Although more investigations need to be conducted to assess the prevalence of infected bats in the studied population, our findings show that Reunion free-tailed bats are exposed to AstVs, and suggest that cross-species transmission may occur with other hosts sharing the same habitat.","container-title":"Viruses","DOI":"10.3390/v13081524","ISSN":"1999-4915","issue":"8","language":"en","license":"http://creativecommons.org/licenses/by/3.0/","note":"number: 8\npublisher: Multidisciplinary Digital Publishing Institute","page":"1524","source":"www.mdpi.com","title":"Astrovirus in Reunion Free-Tailed Bat (Mormopterus francoismoutoui)","volume":"13","author":[{"family":"Joffrin","given":"Léa"},{"family":"Hoarau","given":"Axel O. G."},{"family":"Lagadec","given":"Erwan"},{"family":"Köster","given":"Marie"},{"family":"Ramanantsalama","given":"Riana V."},{"family":"Mavingui","given":"Patrick"},{"family":"Lebarbenchon","given":"Camille"}],"issued":{"date-parts":[["2021",8]]}}},{"id":479,"uris":["http://zotero.org/users/2630578/items/SEAQ273D"],"itemData":{"id":479,"type":"article-journal","abstract":"Astroviruses are emerging RNA viruses that cause enteropathogenic infections in humans and in other mammals. The identification of astroviruses in a wide range of animals highlights the zoonotic importance of these viruses. Bats can harbor many different viruses, among which some are highly pathogenic for humans (for instance, Nipah, Ebola and SARS coronavirus), and also several astroviruses. As some RNA viruses can be directly transmitted from bats to humans, it is crucial to collect data about their frequency, genetic diversity and phylogenetic characterization. In this study, we report the molecular identification of 44 new astroviruses (with a detection rate of 4.5%) in 962 apparently healthy bats that belong to five different species and that were captured in different caves in North-East Gabon, Central Africa. Our results show that bat astroviruses form a group that is genetically distinct from astroviruses infecting other mammals. Moreover, these astroviruses showed an important genetic diversity and low host restriction in bat species.","container-title":"Acta virologica","DOI":"10.4149/av_2016_04_386","ISSN":"1336-2305","issue":"04","journalAbbreviation":"av","language":"en","page":"386-392","source":"DOI.org (Crossref)","title":"Characterization and phylogenetic analysis of new bat astroviruses detected in Gabon, Central Africa","volume":"60","author":[{"family":"Rougeron","given":"V."},{"family":"Suquet","given":"E."},{"family":"Maganga","given":"G. D."},{"family":"Jiolle","given":"D."},{"family":"Mombo","given":"I. M."},{"family":"Bourgarel","given":"M."},{"family":"Motsch","given":"P."},{"family":"Arnathau","given":"C."},{"family":"Durand","given":"P."},{"family":"Drexler","given":"F."},{"family":"Drosten","given":"C."},{"family":"Renaud","given":"F."},{"family":"Prugnolle","given":"F."},{"family":"Leroy","given":"E. M."}],"issued":{"date-parts":[["2016"]]}}}],"schema":"https://github.com/citation-style-language/schema/raw/master/csl-citation.json"} </w:instrText>
      </w:r>
      <w:r w:rsidR="009C3C25">
        <w:fldChar w:fldCharType="separate"/>
      </w:r>
      <w:r w:rsidR="00230813" w:rsidRPr="00230813">
        <w:rPr>
          <w:rFonts w:ascii="Calibri" w:cs="Calibri"/>
          <w:vertAlign w:val="superscript"/>
        </w:rPr>
        <w:t>27,28</w:t>
      </w:r>
      <w:r w:rsidR="009C3C25">
        <w:fldChar w:fldCharType="end"/>
      </w:r>
      <w:r w:rsidR="00927159">
        <w:t>.</w:t>
      </w:r>
      <w:r w:rsidR="00F36E0E">
        <w:t xml:space="preserve"> </w:t>
      </w:r>
      <w:r w:rsidR="006E3836">
        <w:t>Other studies, however, detect astrovirus infection as high as 51%</w:t>
      </w:r>
      <w:r w:rsidR="006E3836">
        <w:fldChar w:fldCharType="begin"/>
      </w:r>
      <w:r w:rsidR="00230813">
        <w:instrText xml:space="preserve"> ADDIN ZOTERO_ITEM CSL_CITATION {"citationID":"hlw2QgmH","properties":{"formattedCitation":"\\super 29\\nosupersub{}","plainCitation":"29","noteIndex":0},"citationItems":[{"id":592,"uris":["http://zotero.org/users/2630578/items/UYXAJ5JB"],"itemData":{"id":592,"type":"article-journal","abstract":"Concentration and prevalence of coronaviruses and astroviruses increase when bats form maternity roosts and bear young., Bats host noteworthy viral pathogens, including coronaviruses, astroviruses, and adenoviruses. Knowledge on the ecology of reservoir-borne viruses is critical for preventive approaches against zoonotic epidemics. We studied a maternity colony of Myotis myotis bats in the attic of a private house in a suburban neighborhood in Rhineland-Palatinate, Germany, during 2008, 2009, and 2010. One coronavirus, 6 astroviruses, and 1 novel adenovirus were identified and monitored quantitatively. Strong and specific amplification of RNA viruses, but not of DNA viruses, occurred during colony formation and after parturition. The breeding success of the colony was significantly better in 2010 than in 2008, in spite of stronger amplification of coronaviruses and astroviruses in 2010, suggesting that these viruses had little pathogenic influence on bats. However, the general correlation of virus and bat population dynamics suggests that bats control infections similar to other mammals and that they may well experience epidemics of viruses under certain circumstances.","container-title":"Emerging Infectious Diseases","DOI":"10.3201/eid1703.100526","ISSN":"1080-6040","issue":"3","journalAbbreviation":"Emerg Infect Dis","note":"PMID: 21392436\nPMCID: PMC3165994","page":"449-456","source":"PubMed Central","title":"Amplification of Emerging Viruses in a Bat Colony","volume":"17","author":[{"family":"Drexler","given":"Jan Felix"},{"family":"Corman","given":"Victor Max"},{"family":"Wegner","given":"Tom"},{"family":"Tateno","given":"Adriana Fumie"},{"family":"Zerbinati","given":"Rodrigo Melim"},{"family":"Gloza-Rausch","given":"Florian"},{"family":"Seebens","given":"Antje"},{"family":"Müller","given":"Marcel A."},{"family":"Drosten","given":"Christian"}],"issued":{"date-parts":[["2011",3]]}}}],"schema":"https://github.com/citation-style-language/schema/raw/master/csl-citation.json"} </w:instrText>
      </w:r>
      <w:r w:rsidR="006E3836">
        <w:fldChar w:fldCharType="separate"/>
      </w:r>
      <w:r w:rsidR="00230813" w:rsidRPr="00230813">
        <w:rPr>
          <w:rFonts w:ascii="Calibri" w:cs="Calibri"/>
          <w:vertAlign w:val="superscript"/>
        </w:rPr>
        <w:t>29</w:t>
      </w:r>
      <w:r w:rsidR="006E3836">
        <w:fldChar w:fldCharType="end"/>
      </w:r>
      <w:r w:rsidR="006E3836">
        <w:t xml:space="preserve">, but our infection data lends to a growing trend that it appears that insectivorous bats host higher </w:t>
      </w:r>
      <w:commentRangeStart w:id="107"/>
      <w:r w:rsidR="006E3836">
        <w:t>levels</w:t>
      </w:r>
      <w:commentRangeEnd w:id="107"/>
      <w:r w:rsidR="00123048">
        <w:rPr>
          <w:rStyle w:val="CommentReference"/>
        </w:rPr>
        <w:commentReference w:id="107"/>
      </w:r>
      <w:r w:rsidR="006E3836">
        <w:t xml:space="preserve"> of astrovirus infection. </w:t>
      </w:r>
      <w:r w:rsidR="00F36E0E">
        <w:t>We see a s</w:t>
      </w:r>
      <w:r>
        <w:t>light difference between adults and juveniles</w:t>
      </w:r>
      <w:r w:rsidR="00B110B3">
        <w:t>, no difference in seasonality. Seasonality has been detected in some studies, not in others</w:t>
      </w:r>
      <w:r w:rsidR="00597AB0">
        <w:fldChar w:fldCharType="begin"/>
      </w:r>
      <w:r w:rsidR="00230813">
        <w:instrText xml:space="preserve"> ADDIN ZOTERO_ITEM CSL_CITATION {"citationID":"jvVg3zuL","properties":{"formattedCitation":"\\super 27\\nosupersub{}","plainCitation":"27","noteIndex":0},"citationItems":[{"id":562,"uris":["http://zotero.org/users/2630578/items/4WK5GR6U"],"itemData":{"id":562,"type":"article-journal","abstract":"Astroviruses (AstVs) are RNA viruses infecting a large diversity of avian and mammalian species, including bats, livestock, and humans. We investigated AstV infection in a free-tailed bat species, Mormopterus francoismoutoui, endemic to Reunion Island. A total of 380 guano samples were collected in a maternity colony during 38 different sampling sessions, from 21 June 2016 to 4 September 2018. Each sample was tested for the presence of the AstV RNA-dependent RNA-polymerase (RdRp) gene using a pan-AstV semi-nested polymerase chain reaction assay. In total, 27 guano samples (7.1%) tested positive, with high genetic diversity of the partial RdRp gene sequences among positive samples. Phylogenetic analysis further revealed that the detected viruses were genetically related to AstVs reported in rats, reptiles, dogs, and pigs, but did not cluster with AstVs commonly found in bats. Although more investigations need to be conducted to assess the prevalence of infected bats in the studied population, our findings show that Reunion free-tailed bats are exposed to AstVs, and suggest that cross-species transmission may occur with other hosts sharing the same habitat.","container-title":"Viruses","DOI":"10.3390/v13081524","ISSN":"1999-4915","issue":"8","language":"en","license":"http://creativecommons.org/licenses/by/3.0/","note":"number: 8\npublisher: Multidisciplinary Digital Publishing Institute","page":"1524","source":"www.mdpi.com","title":"Astrovirus in Reunion Free-Tailed Bat (Mormopterus francoismoutoui)","volume":"13","author":[{"family":"Joffrin","given":"Léa"},{"family":"Hoarau","given":"Axel O. G."},{"family":"Lagadec","given":"Erwan"},{"family":"Köster","given":"Marie"},{"family":"Ramanantsalama","given":"Riana V."},{"family":"Mavingui","given":"Patrick"},{"family":"Lebarbenchon","given":"Camille"}],"issued":{"date-parts":[["2021",8]]}}}],"schema":"https://github.com/citation-style-language/schema/raw/master/csl-citation.json"} </w:instrText>
      </w:r>
      <w:r w:rsidR="00597AB0">
        <w:fldChar w:fldCharType="separate"/>
      </w:r>
      <w:r w:rsidR="00230813" w:rsidRPr="00230813">
        <w:rPr>
          <w:rFonts w:ascii="Calibri" w:cs="Calibri"/>
          <w:vertAlign w:val="superscript"/>
        </w:rPr>
        <w:t>27</w:t>
      </w:r>
      <w:r w:rsidR="00597AB0">
        <w:fldChar w:fldCharType="end"/>
      </w:r>
      <w:r w:rsidR="00B110B3">
        <w:t xml:space="preserve">. </w:t>
      </w:r>
      <w:proofErr w:type="spellStart"/>
      <w:r w:rsidR="00D02E97">
        <w:t>Lebarbchenon</w:t>
      </w:r>
      <w:proofErr w:type="spellEnd"/>
      <w:r w:rsidR="00D02E97">
        <w:t xml:space="preserve"> et al detected astrovirus in 2/41 sampled </w:t>
      </w:r>
      <w:r w:rsidR="00D02E97">
        <w:rPr>
          <w:i/>
          <w:iCs/>
        </w:rPr>
        <w:t xml:space="preserve">Rousettus </w:t>
      </w:r>
      <w:proofErr w:type="spellStart"/>
      <w:r w:rsidR="00D02E97">
        <w:rPr>
          <w:i/>
          <w:iCs/>
        </w:rPr>
        <w:t>madagascariensis</w:t>
      </w:r>
      <w:proofErr w:type="spellEnd"/>
      <w:r w:rsidR="00D02E97">
        <w:t xml:space="preserve"> (4.8%)</w:t>
      </w:r>
      <w:r w:rsidR="00A42737">
        <w:t>.</w:t>
      </w:r>
    </w:p>
    <w:p w14:paraId="16384163" w14:textId="77777777" w:rsidR="00652DF0" w:rsidRDefault="00652DF0" w:rsidP="00933B00">
      <w:r>
        <w:tab/>
        <w:t xml:space="preserve">We detected more astrovirus infections via urine samples than fecal samples.  </w:t>
      </w:r>
    </w:p>
    <w:p w14:paraId="40B1428E" w14:textId="59988934" w:rsidR="00652DF0" w:rsidRPr="00D02E97" w:rsidRDefault="00652DF0" w:rsidP="00933B00">
      <w:r>
        <w:lastRenderedPageBreak/>
        <w:t xml:space="preserve">(7/196 urine samples (3.57%) vs 4/285 (1.4%) fecal samples). </w:t>
      </w:r>
      <w:commentRangeStart w:id="108"/>
      <w:r w:rsidR="00032C81">
        <w:t>A</w:t>
      </w:r>
      <w:r w:rsidR="001F17EA">
        <w:t>lthough a</w:t>
      </w:r>
      <w:r w:rsidR="00032C81">
        <w:t>stroviruses are known to transmit fecal-orally</w:t>
      </w:r>
      <w:r w:rsidR="00A01213">
        <w:t xml:space="preserve">, </w:t>
      </w:r>
      <w:r w:rsidR="001F17EA">
        <w:t>they have been detected in bat urine across multiple studies</w:t>
      </w:r>
      <w:r w:rsidR="001F17EA">
        <w:fldChar w:fldCharType="begin"/>
      </w:r>
      <w:r w:rsidR="001F17EA">
        <w:instrText xml:space="preserve"> ADDIN ZOTERO_ITEM CSL_CITATION {"citationID":"EBU9saDs","properties":{"formattedCitation":"\\super 30\\nosupersub{}","plainCitation":"30","noteIndex":0},"citationItems":[{"id":972,"uris":["http://zotero.org/users/2630578/items/ZTSK25AU"],"itemData":{"id":972,"type":"article-journal","abstract":"Recently several infectious agents with a zoonotic potential have been detected in different bat species. However, there is still a lack of knowledge on the transmission dynamics within and between bat species, as well as from bats to other mammals. To better understand these processes, it is important to compare the phylogenetic relationships between different agents to that of their respective hosts. In this study, we analysed more than 950 urine, faeces and oral swab samples collected from 653 bats from mainly four species (Myotis nattereri, Myotis bechsteinii, Myotis daubentonii, and Plecotus auritus) for the presence of coronavirus, paramyxovirus and astrovirus related nucleic acids located in three different regions of Germany. Using hemi-nested reverse transcriptase (RT)-PCR amplification of fragments within the highly conserved regions of the respective RNA dependent RNA polymerase (RdRp) genes, we detected astrovirus sequences at an overall detection rate of 25.8% of the analysed animals, with a maximum of 65% in local populations. The detection rates for coronaviruses and paramyxoviruses were distinctly lower, ranging between 1.4% and 3.1%. Interestingly, the sequence similarities in samples collected from the same bat species in different geographical areas were distinctly larger than the sequence similarities between samples from different species sampled at the same location. This indicates that host specificity may be more important than host ecology for the presence of certain viruses in bats.","container-title":"Infection, Genetics and Evolution","DOI":"10.1016/j.meegid.2015.11.010","ISSN":"1567-1348","journalAbbreviation":"Infection, Genetics and Evolution","language":"en","page":"108-116","source":"ScienceDirect","title":"Insectivorous bats carry host specific astroviruses and coronaviruses across different regions in Germany","volume":"37","author":[{"family":"Fischer","given":"Kerstin"},{"family":"Zeus","given":"Veronika"},{"family":"Kwasnitschka","given":"Linda"},{"family":"Kerth","given":"Gerald"},{"family":"Haase","given":"Martin"},{"family":"Groschup","given":"Martin H."},{"family":"Balkema-Buschmann","given":"Anne"}],"issued":{"date-parts":[["2016",1,1]]}}}],"schema":"https://github.com/citation-style-language/schema/raw/master/csl-citation.json"} </w:instrText>
      </w:r>
      <w:r w:rsidR="001F17EA">
        <w:fldChar w:fldCharType="separate"/>
      </w:r>
      <w:r w:rsidR="001F17EA" w:rsidRPr="001F17EA">
        <w:rPr>
          <w:rFonts w:ascii="Calibri" w:cs="Calibri"/>
          <w:vertAlign w:val="superscript"/>
        </w:rPr>
        <w:t>30</w:t>
      </w:r>
      <w:r w:rsidR="001F17EA">
        <w:fldChar w:fldCharType="end"/>
      </w:r>
      <w:r w:rsidR="001F17EA">
        <w:t>.</w:t>
      </w:r>
      <w:r w:rsidR="00A01213">
        <w:t xml:space="preserve"> </w:t>
      </w:r>
      <w:commentRangeEnd w:id="108"/>
      <w:r w:rsidR="00123048">
        <w:rPr>
          <w:rStyle w:val="CommentReference"/>
        </w:rPr>
        <w:commentReference w:id="108"/>
      </w:r>
    </w:p>
    <w:p w14:paraId="36A37DCB" w14:textId="65B0A80C" w:rsidR="00927159" w:rsidRDefault="00DA3BC9" w:rsidP="00A26AAF">
      <w:pPr>
        <w:ind w:firstLine="720"/>
      </w:pPr>
      <w:r>
        <w:t xml:space="preserve">Differences in detection could be due to sampling bias or could reflect variation in </w:t>
      </w:r>
      <w:proofErr w:type="spellStart"/>
      <w:r>
        <w:t>AstV</w:t>
      </w:r>
      <w:proofErr w:type="spellEnd"/>
      <w:r>
        <w:t xml:space="preserve"> infection. Because these species and locations are part of a long-term longitudinal study, there is strong future potential to further develop patterns of </w:t>
      </w:r>
      <w:proofErr w:type="spellStart"/>
      <w:r>
        <w:t>AstV</w:t>
      </w:r>
      <w:proofErr w:type="spellEnd"/>
      <w:r>
        <w:t xml:space="preserve"> variation in seasonality, locations, and hosts.</w:t>
      </w:r>
      <w:r w:rsidR="00A26AAF">
        <w:t xml:space="preserve"> </w:t>
      </w:r>
      <w:r w:rsidR="00310455">
        <w:t>However, o</w:t>
      </w:r>
      <w:r w:rsidR="00927159">
        <w:t xml:space="preserve">ur consistent detection of astroviruses across bat species and geographic locations lends support to bats as likely reservoirs of </w:t>
      </w:r>
      <w:proofErr w:type="spellStart"/>
      <w:r w:rsidR="00927159">
        <w:t>AstV’s</w:t>
      </w:r>
      <w:proofErr w:type="spellEnd"/>
      <w:r w:rsidR="00927159">
        <w:t xml:space="preserve">. </w:t>
      </w:r>
    </w:p>
    <w:p w14:paraId="452BBDEF" w14:textId="331C403B" w:rsidR="00745509" w:rsidRDefault="00745509" w:rsidP="00A26AAF">
      <w:pPr>
        <w:ind w:firstLine="720"/>
      </w:pPr>
      <w:r>
        <w:t xml:space="preserve">Our detection of a whole genome </w:t>
      </w:r>
      <w:r w:rsidR="00A15D34">
        <w:t>allowed for valuable insight into the genetic diversity</w:t>
      </w:r>
      <w:r w:rsidR="003F5B7B">
        <w:t xml:space="preserve"> of this novel astrovirus strain. Similarity analysis of our full genome with all other bat astrovirus full genomes support its strong diversity, with nucleotide </w:t>
      </w:r>
      <w:r w:rsidR="00161AC7">
        <w:t>similarity often less than 50% and amino acid similarity often less than 20%</w:t>
      </w:r>
      <w:r w:rsidR="003F5B7B">
        <w:t xml:space="preserve">. </w:t>
      </w:r>
      <w:r w:rsidR="00681928">
        <w:t>This is in line with other studies demonstrating the extraordinary divergence of Madagascar bat viruses, likely from the long isolation the island has experienced</w:t>
      </w:r>
      <w:r w:rsidR="00681928">
        <w:fldChar w:fldCharType="begin"/>
      </w:r>
      <w:r w:rsidR="00681928">
        <w:instrText xml:space="preserve"> ADDIN ZOTERO_ITEM CSL_CITATION {"citationID":"jyesW8PE","properties":{"formattedCitation":"\\super 8\\nosupersub{}","plainCitation":"8","noteIndex":0},"citationItems":[{"id":458,"uris":["http://zotero.org/users/2630578/items/6MK2C25A"],"itemData":{"id":458,"type":"article-journal","abstract":"Bats are natural reservoirs for both Alpha- and Betacoronaviruses and the hypothesized original hosts of five of seven known zoonotic coronaviruses. To date, the vast majority of bat coronavirus research has been concentrated in Asia, though coronaviruses are globally distributed; indeed, SARS-CoV and SARS-CoV-2-related Betacoronaviruses in the subgenus Sarbecovirus have been identified circulating in Rhinolophid bats in both Africa and Europe, despite the relative dearth of surveillance in these regions. As part of a long-term study examining the dynamics of potentially zoonotic viruses in three species of endemic Madagascar fruit bat (Pteropus rufus, Eidolon dupreanum, Rousettus madagascariensis), we carried out metagenomic Next Generation Sequencing (mNGS) on urine, throat, and fecal samples obtained from wild-caught individuals. We report detection of RNA derived from Betacoronavirus subgenus Nobecovirus in fecal samples from all three species and describe full genome sequences of novel Nobecoviruses in P. rufus and R. madagascariensis. Phylogenetic analysis indicates the existence of five distinct Nobecovirus clades, one of which is defined by the highly divergent ancestral sequence reported here from P. rufus bats. Madagascar Nobecoviruses derived from P. rufus and R. madagascariensis demonstrate, respectively, Asian and African phylogeographic origins, mirroring those of their fruit bat hosts. Bootscan recombination analysis indicates significant selection has taken place in the spike, nucleocapsid, and NS7 accessory protein regions of the genome for viruses derived from both bat hosts. Madagascar offers a unique phylogeographic nexus of bats and viruses with both Asian and African phylogeographic origins, providing opportunities for unprecedented mixing of viral groups and, potentially, recombination. As fruit bats are handled and consumed widely across Madagascar for subsistence, understanding the landscape of potentially zoonotic coronavirus circulation is essential for mitigation of future zoonotic threats.","container-title":"Frontiers in Public Health","DOI":"10.3389/fpubh.2022.786060","ISSN":"2296-2565","journalAbbreviation":"Front Public Health","note":"PMID: 35223729\nPMCID: PMC8873168","page":"786060","source":"PubMed Central","title":"Full Genome Nobecovirus Sequences From Malagasy Fruit Bats Define a Unique Evolutionary History for This Coronavirus Clade","volume":"10","author":[{"family":"Kettenburg","given":"Gwenddolen"},{"family":"Kistler","given":"Amy"},{"family":"Ranaivoson","given":"Hafaliana Christian"},{"family":"Ahyong","given":"Vida"},{"family":"Andrianiaina","given":"Angelo"},{"family":"Andry","given":"Santino"},{"family":"DeRisi","given":"Joseph L."},{"family":"Gentles","given":"Anecia"},{"family":"Raharinosy","given":"Vololoniaina"},{"family":"Randriambolamanantsoa","given":"Tsiry Hasina"},{"family":"Ravelomanantsoa","given":"Ny Anjara Fifi"},{"family":"Tato","given":"Cristina M."},{"family":"Dussart","given":"Philippe"},{"family":"Heraud","given":"Jean-Michel"},{"family":"Brook","given":"Cara E."}],"issued":{"date-parts":[["2022",2,11]]}}}],"schema":"https://github.com/citation-style-language/schema/raw/master/csl-citation.json"} </w:instrText>
      </w:r>
      <w:r w:rsidR="00681928">
        <w:fldChar w:fldCharType="separate"/>
      </w:r>
      <w:r w:rsidR="00681928" w:rsidRPr="00681928">
        <w:rPr>
          <w:rFonts w:ascii="Calibri" w:cs="Calibri"/>
          <w:vertAlign w:val="superscript"/>
        </w:rPr>
        <w:t>8</w:t>
      </w:r>
      <w:r w:rsidR="00681928">
        <w:fldChar w:fldCharType="end"/>
      </w:r>
      <w:r w:rsidR="00681928">
        <w:t xml:space="preserve">. </w:t>
      </w:r>
      <w:r w:rsidR="003F5B7B">
        <w:t xml:space="preserve">Interestingly, the other Pteropodid genome from </w:t>
      </w:r>
      <w:r w:rsidR="003F5B7B">
        <w:rPr>
          <w:i/>
          <w:iCs/>
        </w:rPr>
        <w:t xml:space="preserve">Eidolon </w:t>
      </w:r>
      <w:proofErr w:type="spellStart"/>
      <w:r w:rsidR="003F5B7B">
        <w:rPr>
          <w:i/>
          <w:iCs/>
        </w:rPr>
        <w:t>dupreanum</w:t>
      </w:r>
      <w:proofErr w:type="spellEnd"/>
      <w:r w:rsidR="003F5B7B">
        <w:t xml:space="preserve"> does not emerge as more closely related to our </w:t>
      </w:r>
      <w:r w:rsidR="003F5B7B">
        <w:rPr>
          <w:i/>
          <w:iCs/>
        </w:rPr>
        <w:t xml:space="preserve">R. </w:t>
      </w:r>
      <w:proofErr w:type="spellStart"/>
      <w:r w:rsidR="003F5B7B">
        <w:rPr>
          <w:i/>
          <w:iCs/>
        </w:rPr>
        <w:t>madagascariensis</w:t>
      </w:r>
      <w:proofErr w:type="spellEnd"/>
      <w:r w:rsidR="003F5B7B">
        <w:t xml:space="preserve"> genome than </w:t>
      </w:r>
      <w:r w:rsidR="009B64B3">
        <w:t xml:space="preserve">to genomes from </w:t>
      </w:r>
      <w:r w:rsidR="009B64B3">
        <w:rPr>
          <w:i/>
          <w:iCs/>
        </w:rPr>
        <w:t>Myotis</w:t>
      </w:r>
      <w:r w:rsidR="009B64B3">
        <w:t xml:space="preserve"> spp., an insectivorous bat. </w:t>
      </w:r>
      <w:r w:rsidR="001360A7">
        <w:t>Based on the ICTV’s definition of a new strain as defined by being X% different in the capsid region, our genome is a new full strain.</w:t>
      </w:r>
    </w:p>
    <w:p w14:paraId="5DD8E189" w14:textId="3AFAAD6D" w:rsidR="00155C78" w:rsidRPr="00D16739" w:rsidRDefault="00155C78" w:rsidP="00A26AAF">
      <w:pPr>
        <w:ind w:firstLine="720"/>
      </w:pPr>
      <w:commentRangeStart w:id="109"/>
      <w:r>
        <w:t>BLAST analysis identified a second near full genome astrovirus sequence from the same individual. Coverage from this sample was low (see supplement)</w:t>
      </w:r>
      <w:r w:rsidR="00BC6E47">
        <w:t xml:space="preserve"> thus it was not included in phylogenetic analysis—however, its presence suggests the possibility of coinfection with multiple astrovirus strains. Astrovirus coinfection has been detected in bat species</w:t>
      </w:r>
      <w:r w:rsidR="00D16739">
        <w:t xml:space="preserve">, including fellow Pteropodid </w:t>
      </w:r>
      <w:r w:rsidR="00D16739">
        <w:rPr>
          <w:i/>
          <w:iCs/>
        </w:rPr>
        <w:t>Eidolon helvum</w:t>
      </w:r>
      <w:r w:rsidR="00D16739">
        <w:rPr>
          <w:i/>
          <w:iCs/>
        </w:rPr>
        <w:fldChar w:fldCharType="begin"/>
      </w:r>
      <w:r w:rsidR="00D16739">
        <w:rPr>
          <w:i/>
          <w:iCs/>
        </w:rPr>
        <w:instrText xml:space="preserve"> ADDIN ZOTERO_ITEM CSL_CITATION {"citationID":"AP52ZGkw","properties":{"formattedCitation":"\\super 31\\nosupersub{}","plainCitation":"31","noteIndex":0},"citationItems":[{"id":480,"uris":["http://zotero.org/users/2630578/items/V99E676C"],"itemData":{"id":480,"type":"article-journal","abstract":"Abstract\n            \n              This is the first country-wide surveillance of bat-borne viruses in Kenya spanning\nfrom 2012–2015 covering sites perceived to have medium to high level bat-human\ninteraction. The objective of this surveillance study was to apply a non-invasive\napproach using fresh feces to detect viruses circulating within the diverse species\nof Kenyan bats. We screened for both DNA and RNA viruses; specifically, astroviruses\n(AstVs), adenoviruses (ADVs), caliciviruses (CalVs), coronaviruses (CoVs),\nflaviviruses, filoviruses, paramyxoviruses (PMVs), polyomaviruses (PYVs) and\nrotaviruses. We used family-specific primers, amplicon sequencing and further\ncharacterization by phylogenetic analysis. Except for filoviruses, eight virus\nfamilies were detected with varying distributions and positive rates across the five\nregions (former provinces) studied. AstVs (12.83%), CoVs (3.97%), PMV (2.4%), ADV\n(2.26%), PYV (1.65%), CalVs (0.29%), rotavirus (0.19%) and flavivirus (0.19%). Novel\nCalVs were detected in\n              Rousettus aegyptiacus\n              and\n              Mops condylurus\n              while novel\nRotavirus-A-related viruses were detected in\n              Taphozous\n              bats and\n              R.\naegyptiacus\n              . The two\n              Rotavirus A\n              (RVA)\nstrains detected were highly related to human strains with VP6 genotypes I2 and I16.\nGenotype I16 has previously been assigned to human RVA-strain B10 from Kenya only,\nwhich raises public health concern, particularly considering increased human-bat\ninteraction. Additionally, 229E-like bat CoVs were detected in samples originating\nfrom\n              Hipposideros\n              bats roosting in sites with\nhigh human activity. Our findings confirm the presence of diverse viruses in Kenyan\nbats while providing extended knowledge on bat virus distribution. The detection of\nviruses highly related to human strains and hence of public health concern,\nunderscores the importance of continuous surveillance.","container-title":"Virologica Sinica","DOI":"10.1007/s12250-016-3930-2","ISSN":"1674-0769, 1995-820X","issue":"2","journalAbbreviation":"Virol. Sin.","language":"en","page":"101-114","source":"DOI.org (Crossref)","title":"Molecular detection of viruses in Kenyan bats and discovery ofnovel astroviruses, caliciviruses and rotaviruses","volume":"32","author":[{"family":"Waruhiu","given":"Cecilia"},{"family":"Ommeh","given":"Sheila"},{"family":"Obanda","given":"Vincent"},{"family":"Agwanda","given":"Bernard"},{"family":"Gakuya","given":"Francis"},{"family":"Ge","given":"Xing-Yi"},{"family":"Yang","given":"Xing-Lou"},{"family":"Wu","given":"Li-Jun"},{"family":"Zohaib","given":"Ali"},{"family":"Hu","given":"Ben"},{"family":"Shi","given":"Zheng-Li"}],"issued":{"date-parts":[["2017",4]]}}}],"schema":"https://github.com/citation-style-language/schema/raw/master/csl-citation.json"} </w:instrText>
      </w:r>
      <w:r w:rsidR="00D16739">
        <w:rPr>
          <w:i/>
          <w:iCs/>
        </w:rPr>
        <w:fldChar w:fldCharType="separate"/>
      </w:r>
      <w:r w:rsidR="00D16739" w:rsidRPr="00D16739">
        <w:rPr>
          <w:rFonts w:ascii="Calibri" w:cs="Calibri"/>
          <w:vertAlign w:val="superscript"/>
        </w:rPr>
        <w:t>31</w:t>
      </w:r>
      <w:r w:rsidR="00D16739">
        <w:rPr>
          <w:i/>
          <w:iCs/>
        </w:rPr>
        <w:fldChar w:fldCharType="end"/>
      </w:r>
      <w:r w:rsidR="00D16739">
        <w:rPr>
          <w:i/>
          <w:iCs/>
        </w:rPr>
        <w:t>.</w:t>
      </w:r>
      <w:commentRangeEnd w:id="109"/>
      <w:r w:rsidR="00123048">
        <w:rPr>
          <w:rStyle w:val="CommentReference"/>
        </w:rPr>
        <w:commentReference w:id="109"/>
      </w:r>
    </w:p>
    <w:p w14:paraId="2E46E9B4" w14:textId="440B89F6" w:rsidR="00745509" w:rsidRDefault="00745509" w:rsidP="00A26AAF">
      <w:pPr>
        <w:ind w:firstLine="720"/>
      </w:pPr>
      <w:r>
        <w:t xml:space="preserve">While the detection of a whole genome provided valuable insight, all other fragments detected through </w:t>
      </w:r>
      <w:proofErr w:type="spellStart"/>
      <w:r>
        <w:t>mNGS</w:t>
      </w:r>
      <w:proofErr w:type="spellEnd"/>
      <w:r>
        <w:t xml:space="preserve"> did not contain the </w:t>
      </w:r>
      <w:proofErr w:type="spellStart"/>
      <w:r>
        <w:t>RdRp</w:t>
      </w:r>
      <w:proofErr w:type="spellEnd"/>
      <w:r>
        <w:t xml:space="preserve"> region that has been targeted in all previous PCR detection of bat astroviruses, thus restricting </w:t>
      </w:r>
      <w:r w:rsidR="00303481">
        <w:t>their</w:t>
      </w:r>
      <w:r>
        <w:t xml:space="preserve"> ability to be used in evolutionary analysis.</w:t>
      </w:r>
    </w:p>
    <w:p w14:paraId="5866F0A5" w14:textId="3DA5CD0A" w:rsidR="00933B00" w:rsidRDefault="00933B00" w:rsidP="00933B00"/>
    <w:p w14:paraId="14681508" w14:textId="58A9B26E" w:rsidR="00975E32" w:rsidRPr="002C4D5E" w:rsidRDefault="00C55A62" w:rsidP="00933B00">
      <w:pPr>
        <w:rPr>
          <w:b/>
          <w:bCs/>
        </w:rPr>
      </w:pPr>
      <w:r w:rsidRPr="000D060E">
        <w:rPr>
          <w:b/>
          <w:bCs/>
        </w:rPr>
        <w:t xml:space="preserve">Full genome </w:t>
      </w:r>
      <w:r w:rsidR="002C4D5E">
        <w:rPr>
          <w:b/>
          <w:bCs/>
        </w:rPr>
        <w:t>phylogeny</w:t>
      </w:r>
    </w:p>
    <w:p w14:paraId="6CE53DCA" w14:textId="6E4910F5" w:rsidR="00975E32" w:rsidRDefault="004960AE" w:rsidP="000D060E">
      <w:r>
        <w:t xml:space="preserve">To place our novel astrovirus strain within the evolutionary history of </w:t>
      </w:r>
      <w:proofErr w:type="spellStart"/>
      <w:r w:rsidRPr="00125C3A">
        <w:rPr>
          <w:i/>
          <w:iCs/>
        </w:rPr>
        <w:t>Mamastrovirus</w:t>
      </w:r>
      <w:proofErr w:type="spellEnd"/>
      <w:r>
        <w:t>, we buil</w:t>
      </w:r>
      <w:r w:rsidR="007A53BE">
        <w:t>t</w:t>
      </w:r>
      <w:r>
        <w:t xml:space="preserve"> a </w:t>
      </w:r>
      <w:r w:rsidR="00F61B1D">
        <w:t xml:space="preserve">full genome </w:t>
      </w:r>
      <w:r>
        <w:t>maximum likelihood phylogeny</w:t>
      </w:r>
      <w:r w:rsidR="00F61B1D">
        <w:t xml:space="preserve"> using all available bat full genomes and all available reference full genomes from other host species</w:t>
      </w:r>
      <w:r>
        <w:t xml:space="preserve">. </w:t>
      </w:r>
      <w:r w:rsidR="00975E32">
        <w:t xml:space="preserve">Our phylogeny </w:t>
      </w:r>
      <w:r w:rsidR="0039336F">
        <w:t xml:space="preserve">postulates two </w:t>
      </w:r>
      <w:proofErr w:type="spellStart"/>
      <w:r w:rsidR="0039336F" w:rsidRPr="00FB3B92">
        <w:rPr>
          <w:i/>
          <w:iCs/>
        </w:rPr>
        <w:t>Mamastrovirus</w:t>
      </w:r>
      <w:proofErr w:type="spellEnd"/>
      <w:r w:rsidR="0039336F">
        <w:t xml:space="preserve"> clades, placing all </w:t>
      </w:r>
      <w:r w:rsidR="00FB3B92">
        <w:t xml:space="preserve">five </w:t>
      </w:r>
      <w:r w:rsidR="0039336F">
        <w:t xml:space="preserve">bat astroviruses within the same clade. In the clade, however, they are not monophyletic, nor do they follow phylogenetic relationships. </w:t>
      </w:r>
      <w:r w:rsidR="00A258D8">
        <w:t xml:space="preserve">Additionally, bat astroviruses are basal to several human astroviruses. </w:t>
      </w:r>
      <w:r w:rsidR="0039336F">
        <w:t>This supports the known propensity for astroviruses to frequently cross species boundaries</w:t>
      </w:r>
      <w:r w:rsidR="00A258D8">
        <w:t xml:space="preserve">, as well as supporting </w:t>
      </w:r>
      <w:r w:rsidR="000D060E">
        <w:t xml:space="preserve">a history of zoonotic transfer. </w:t>
      </w:r>
      <w:r w:rsidR="0039336F">
        <w:t>Much more extensive sampling to increase the number of whole genome bat astroviruses is clearly necessary to resolve relationships.</w:t>
      </w:r>
    </w:p>
    <w:p w14:paraId="5F59BF72" w14:textId="2E2A6336" w:rsidR="00975E32" w:rsidRDefault="000D060E" w:rsidP="00933B00">
      <w:r>
        <w:tab/>
      </w:r>
      <w:r w:rsidR="004960AE">
        <w:t>To</w:t>
      </w:r>
      <w:r>
        <w:t xml:space="preserve"> investigate the timing of the origination of the currently known bat astrovirus strains</w:t>
      </w:r>
      <w:r w:rsidR="0049614C">
        <w:t xml:space="preserve">, we built a Bayesian </w:t>
      </w:r>
      <w:r w:rsidR="000508BE">
        <w:t>time tree</w:t>
      </w:r>
      <w:r w:rsidR="0049614C">
        <w:t xml:space="preserve"> of the clade containing all known bat astroviruses. This Bayesian tree resolves the same relationships as the maximum likelihood tree, except it changes which clade is basal</w:t>
      </w:r>
      <w:r w:rsidR="00616D5C">
        <w:t xml:space="preserve">. </w:t>
      </w:r>
      <w:r w:rsidR="00681D73">
        <w:t xml:space="preserve">The tree estimates a deep evolutionary history for this </w:t>
      </w:r>
      <w:proofErr w:type="spellStart"/>
      <w:r w:rsidR="00681D73">
        <w:t>Mamastrovirus</w:t>
      </w:r>
      <w:proofErr w:type="spellEnd"/>
      <w:r w:rsidR="00681D73">
        <w:t xml:space="preserve"> clade, with the MRCA of bat astroviruses diverging ~30,000 years ago, and the MRCA of our novel bat astrovirus diverging from that from </w:t>
      </w:r>
      <w:r w:rsidR="00681D73">
        <w:rPr>
          <w:i/>
          <w:iCs/>
        </w:rPr>
        <w:t xml:space="preserve">Eidolon </w:t>
      </w:r>
      <w:proofErr w:type="spellStart"/>
      <w:r w:rsidR="00681D73">
        <w:rPr>
          <w:i/>
          <w:iCs/>
        </w:rPr>
        <w:t>helvum</w:t>
      </w:r>
      <w:proofErr w:type="spellEnd"/>
      <w:r w:rsidR="00681D73">
        <w:t xml:space="preserve"> ~15,000 years ago. </w:t>
      </w:r>
      <w:r w:rsidR="00A82224">
        <w:t xml:space="preserve">Considering Madagascar’s isolation from the African continent for </w:t>
      </w:r>
      <w:r w:rsidR="00755F3C">
        <w:t>~160</w:t>
      </w:r>
      <w:r w:rsidR="00A82224">
        <w:t xml:space="preserve"> million years</w:t>
      </w:r>
      <w:r w:rsidR="007B73DD">
        <w:t xml:space="preserve"> and the divergence of the Rousettus genus ~20 million years ago</w:t>
      </w:r>
      <w:r w:rsidR="00755F3C">
        <w:fldChar w:fldCharType="begin"/>
      </w:r>
      <w:r w:rsidR="00D16739">
        <w:instrText xml:space="preserve"> ADDIN ZOTERO_ITEM CSL_CITATION {"citationID":"E7a9IXzR","properties":{"formattedCitation":"\\super 32\\nosupersub{}","plainCitation":"32","noteIndex":0},"citationItems":[{"id":960,"uris":["http://zotero.org/users/2630578/items/5TF8JDBW"],"itemData":{"id":960,"type":"article-journal","abstract":"Despite their obvious utility, detailed species-level phylogenies are lacking for many groups, including several major mammalian lineages such as bats. Here we provide a cytochrome b genealogy of over 50% of bat species (648 terminal taxa). Based on prior analyzes of related mammal groups, cytb emerges as a particularly reliable phylogenetic marker, and given that our results are broadly congruent with prior knowledge, the phylogeny should be a useful tool for comparative analyzes. Nevertheless, we stress that a single-gene analysis of such a large and old group cannot be interpreted as more than a crude estimate of the bat species tree. Analysis of the full dataset supports the traditional division of bats into macro- and microchiroptera, but not the recently proposed division into Yinpterochiroptera and Yangochiroptera. However, our results only weakly reject the former and strongly support the latter group, and furthermore, a time calibrated analysis of a pruned dataset where most included taxa have the entire 1140bp cytb sequence finds monophyletic Yinpterochiroptera. Most bat families and many higher level groups are supported, however, relationships among families are in general weakly supported, as are many of the deeper nodes of the tree. The exceptions are in most cases apparently due to the misplacement of species with little available data, while in a few cases the results suggest putative problems with current classification, such as the non-monophyly of Mormoopidae. We provide this phylogenetic hypothesis, and an analysis of divergence times, as tools for evolutionary and ecological studies that will be useful until more inclusive studies using multiple loci become available.","container-title":"PLoS Currents","DOI":"10.1371/currents.RRN1212","ISSN":"2157-3999","journalAbbreviation":"PLoS Curr","note":"PMID: 21327164\nPMCID: PMC3038382","page":"RRN1212","source":"PubMed Central","title":"A time-calibrated species-level phylogeny of bats (Chiroptera, Mammalia)","volume":"3","author":[{"family":"Agnarsson","given":"Ingi"},{"family":"Zambrana-Torrelio","given":"Carlos M."},{"family":"Flores-Saldana","given":"Nadia Paola"},{"family":"May-Collado","given":"Laura J."}],"issued":{"date-parts":[["2011",2,4]]}}}],"schema":"https://github.com/citation-style-language/schema/raw/master/csl-citation.json"} </w:instrText>
      </w:r>
      <w:r w:rsidR="00755F3C">
        <w:fldChar w:fldCharType="separate"/>
      </w:r>
      <w:r w:rsidR="00D16739" w:rsidRPr="00D16739">
        <w:rPr>
          <w:rFonts w:ascii="Calibri" w:cs="Calibri"/>
          <w:vertAlign w:val="superscript"/>
        </w:rPr>
        <w:t>32</w:t>
      </w:r>
      <w:r w:rsidR="00755F3C">
        <w:fldChar w:fldCharType="end"/>
      </w:r>
      <w:r w:rsidR="00A82224">
        <w:t xml:space="preserve">, this would indicate recent </w:t>
      </w:r>
      <w:r w:rsidR="00B13861">
        <w:t>viral genetic exchange</w:t>
      </w:r>
      <w:r w:rsidR="00A82224">
        <w:t xml:space="preserve"> </w:t>
      </w:r>
      <w:r w:rsidR="00B4752C">
        <w:lastRenderedPageBreak/>
        <w:t>between bats</w:t>
      </w:r>
      <w:r w:rsidR="00A82224">
        <w:t xml:space="preserve"> from Madagascar and the African continent. </w:t>
      </w:r>
      <w:r w:rsidR="00632053">
        <w:t>Recent publications investigating the divergence times of other viruses from Malagasy bats support this hypothesis</w:t>
      </w:r>
      <w:r w:rsidR="00632053">
        <w:fldChar w:fldCharType="begin"/>
      </w:r>
      <w:r w:rsidR="00632053">
        <w:instrText xml:space="preserve"> ADDIN ZOTERO_ITEM CSL_CITATION {"citationID":"L90w55fn","properties":{"formattedCitation":"\\super 8\\nosupersub{}","plainCitation":"8","noteIndex":0},"citationItems":[{"id":458,"uris":["http://zotero.org/users/2630578/items/6MK2C25A"],"itemData":{"id":458,"type":"article-journal","abstract":"Bats are natural reservoirs for both Alpha- and Betacoronaviruses and the hypothesized original hosts of five of seven known zoonotic coronaviruses. To date, the vast majority of bat coronavirus research has been concentrated in Asia, though coronaviruses are globally distributed; indeed, SARS-CoV and SARS-CoV-2-related Betacoronaviruses in the subgenus Sarbecovirus have been identified circulating in Rhinolophid bats in both Africa and Europe, despite the relative dearth of surveillance in these regions. As part of a long-term study examining the dynamics of potentially zoonotic viruses in three species of endemic Madagascar fruit bat (Pteropus rufus, Eidolon dupreanum, Rousettus madagascariensis), we carried out metagenomic Next Generation Sequencing (mNGS) on urine, throat, and fecal samples obtained from wild-caught individuals. We report detection of RNA derived from Betacoronavirus subgenus Nobecovirus in fecal samples from all three species and describe full genome sequences of novel Nobecoviruses in P. rufus and R. madagascariensis. Phylogenetic analysis indicates the existence of five distinct Nobecovirus clades, one of which is defined by the highly divergent ancestral sequence reported here from P. rufus bats. Madagascar Nobecoviruses derived from P. rufus and R. madagascariensis demonstrate, respectively, Asian and African phylogeographic origins, mirroring those of their fruit bat hosts. Bootscan recombination analysis indicates significant selection has taken place in the spike, nucleocapsid, and NS7 accessory protein regions of the genome for viruses derived from both bat hosts. Madagascar offers a unique phylogeographic nexus of bats and viruses with both Asian and African phylogeographic origins, providing opportunities for unprecedented mixing of viral groups and, potentially, recombination. As fruit bats are handled and consumed widely across Madagascar for subsistence, understanding the landscape of potentially zoonotic coronavirus circulation is essential for mitigation of future zoonotic threats.","container-title":"Frontiers in Public Health","DOI":"10.3389/fpubh.2022.786060","ISSN":"2296-2565","journalAbbreviation":"Front Public Health","note":"PMID: 35223729\nPMCID: PMC8873168","page":"786060","source":"PubMed Central","title":"Full Genome Nobecovirus Sequences From Malagasy Fruit Bats Define a Unique Evolutionary History for This Coronavirus Clade","volume":"10","author":[{"family":"Kettenburg","given":"Gwenddolen"},{"family":"Kistler","given":"Amy"},{"family":"Ranaivoson","given":"Hafaliana Christian"},{"family":"Ahyong","given":"Vida"},{"family":"Andrianiaina","given":"Angelo"},{"family":"Andry","given":"Santino"},{"family":"DeRisi","given":"Joseph L."},{"family":"Gentles","given":"Anecia"},{"family":"Raharinosy","given":"Vololoniaina"},{"family":"Randriambolamanantsoa","given":"Tsiry Hasina"},{"family":"Ravelomanantsoa","given":"Ny Anjara Fifi"},{"family":"Tato","given":"Cristina M."},{"family":"Dussart","given":"Philippe"},{"family":"Heraud","given":"Jean-Michel"},{"family":"Brook","given":"Cara E."}],"issued":{"date-parts":[["2022",2,11]]}}}],"schema":"https://github.com/citation-style-language/schema/raw/master/csl-citation.json"} </w:instrText>
      </w:r>
      <w:r w:rsidR="00632053">
        <w:fldChar w:fldCharType="separate"/>
      </w:r>
      <w:r w:rsidR="00632053" w:rsidRPr="00632053">
        <w:rPr>
          <w:rFonts w:ascii="Calibri" w:cs="Calibri"/>
          <w:vertAlign w:val="superscript"/>
        </w:rPr>
        <w:t>8</w:t>
      </w:r>
      <w:r w:rsidR="00632053">
        <w:fldChar w:fldCharType="end"/>
      </w:r>
      <w:r w:rsidR="00632053">
        <w:t xml:space="preserve">. </w:t>
      </w:r>
    </w:p>
    <w:p w14:paraId="2F39A962" w14:textId="77777777" w:rsidR="00933B00" w:rsidRDefault="00933B00" w:rsidP="00933B00"/>
    <w:p w14:paraId="5223D9AC" w14:textId="50D8DF55" w:rsidR="00933B00" w:rsidRDefault="00933B00" w:rsidP="00933B00">
      <w:pPr>
        <w:rPr>
          <w:b/>
          <w:bCs/>
        </w:rPr>
      </w:pPr>
      <w:proofErr w:type="spellStart"/>
      <w:r w:rsidRPr="001E301B">
        <w:rPr>
          <w:b/>
          <w:bCs/>
        </w:rPr>
        <w:t>RdRp</w:t>
      </w:r>
      <w:proofErr w:type="spellEnd"/>
      <w:r w:rsidRPr="001E301B">
        <w:rPr>
          <w:b/>
          <w:bCs/>
        </w:rPr>
        <w:t xml:space="preserve"> SWIO </w:t>
      </w:r>
      <w:r w:rsidR="002C4D5E">
        <w:rPr>
          <w:b/>
          <w:bCs/>
        </w:rPr>
        <w:t>phylogeny</w:t>
      </w:r>
    </w:p>
    <w:p w14:paraId="1EAEA995" w14:textId="40EE3006" w:rsidR="001E301B" w:rsidRDefault="001E301B" w:rsidP="00933B00">
      <w:r>
        <w:t xml:space="preserve">To investigate the </w:t>
      </w:r>
      <w:r w:rsidR="00BB482C">
        <w:t xml:space="preserve">biogeographical </w:t>
      </w:r>
      <w:r>
        <w:t>evolutionary history of bat astroviruses</w:t>
      </w:r>
      <w:r w:rsidR="0099093E">
        <w:t>,</w:t>
      </w:r>
      <w:r>
        <w:t xml:space="preserve"> we built an </w:t>
      </w:r>
      <w:proofErr w:type="spellStart"/>
      <w:r>
        <w:t>RdRp</w:t>
      </w:r>
      <w:proofErr w:type="spellEnd"/>
      <w:r>
        <w:t xml:space="preserve"> tree with all bat </w:t>
      </w:r>
      <w:proofErr w:type="spellStart"/>
      <w:r w:rsidRPr="006A3544">
        <w:rPr>
          <w:i/>
          <w:iCs/>
        </w:rPr>
        <w:t>Mamastrovirus</w:t>
      </w:r>
      <w:proofErr w:type="spellEnd"/>
      <w:r>
        <w:t xml:space="preserve"> samples from the Southwest Indian Ocean Region. In all, we had representatives from X species across three sampled locations: Madagascar, Mozambique, and Reunion Island. </w:t>
      </w:r>
      <w:r w:rsidR="00600A7A">
        <w:t xml:space="preserve">Largely, astrovirus samples grouped by phylogenetic relationship of bat </w:t>
      </w:r>
      <w:r w:rsidR="006829C2">
        <w:t>family</w:t>
      </w:r>
      <w:r w:rsidR="00600A7A">
        <w:t xml:space="preserve"> than by sampling location</w:t>
      </w:r>
      <w:r w:rsidR="00704023">
        <w:t xml:space="preserve">, following the evolutionary separation of </w:t>
      </w:r>
      <w:proofErr w:type="spellStart"/>
      <w:r w:rsidR="00704023">
        <w:t>Yinpterochiroptera</w:t>
      </w:r>
      <w:proofErr w:type="spellEnd"/>
      <w:r w:rsidR="00704023">
        <w:t xml:space="preserve"> and Yangochiroptera</w:t>
      </w:r>
      <w:r w:rsidR="00194ABD">
        <w:fldChar w:fldCharType="begin"/>
      </w:r>
      <w:r w:rsidR="00D16739">
        <w:instrText xml:space="preserve"> ADDIN ZOTERO_ITEM CSL_CITATION {"citationID":"02GylKo7","properties":{"formattedCitation":"\\super 33\\nosupersub{}","plainCitation":"33","noteIndex":0},"citationItems":[{"id":962,"uris":["http://zotero.org/users/2630578/items/IGHAYUX6"],"itemData":{"id":962,"type":"article-journal","abstract":"Bats, order Chiroptera, are one of the largest monophyletic clades in mammals. Based on morphology and behaviour bats were once differentiated into two suborders Megachiroptera and Microchiroptera Recently, researchers proposed alternative views of chiropteran classification (suborders Yinpterochiroptera and Yangochiroptera) based on morphological, molecular and fossil evidence. Since genome-scale data can significantly increase the number of informative characters for analysis, transcriptome RNA-seq data for 12 bat taxa were generated in an attempt to resolve bat subordinal relationships at the genome level. Phylogenetic reconstructions were conducted using up to 1470 orthologous genes and 634,288 aligned sites. We found strong support for the Yinpterochiroptera-Yangochiroptera classification. Next, we built expression distance matrices for each species and reconstructed gene expression trees. The tree is highly consistent with sequence-based phylogeny. We also examined the influence of taxa sampling on the performance of phylogenetic methods, and found that the topology is robust to sampling. Relaxed molecular clock estimates the divergence between Yinpterochiroptera and Yangochiroptera around 63 million years ago. The most recent common ancestor of Yinpterochiroptera, corresponding to the split between Rhinolophoidea and Pteropodidae (Old World Fruit bats), is estimated to have occurred 60 million years ago. Our work provided a valuable resource to further explore the evolutionary relationship within bats.","container-title":"Scientific Reports","DOI":"10.1038/srep27726","ISSN":"2045-2322","issue":"1","journalAbbreviation":"Sci Rep","language":"en","license":"2016 The Author(s)","note":"number: 1\npublisher: Nature Publishing Group","page":"27726","source":"www.nature.com","title":"Phylogenomic analyses of bat subordinal relationships based on transcriptome data","volume":"6","author":[{"family":"Lei","given":"Ming"},{"family":"Dong","given":"Dong"}],"issued":{"date-parts":[["2016",6,13]]}}}],"schema":"https://github.com/citation-style-language/schema/raw/master/csl-citation.json"} </w:instrText>
      </w:r>
      <w:r w:rsidR="00194ABD">
        <w:fldChar w:fldCharType="separate"/>
      </w:r>
      <w:r w:rsidR="00D16739" w:rsidRPr="00D16739">
        <w:rPr>
          <w:rFonts w:ascii="Calibri" w:cs="Calibri"/>
          <w:vertAlign w:val="superscript"/>
        </w:rPr>
        <w:t>33</w:t>
      </w:r>
      <w:r w:rsidR="00194ABD">
        <w:fldChar w:fldCharType="end"/>
      </w:r>
      <w:r w:rsidR="00600A7A">
        <w:t xml:space="preserve">. </w:t>
      </w:r>
      <w:commentRangeStart w:id="110"/>
      <w:r w:rsidR="00D044C2">
        <w:t>This is in contrast to many other astrovirus studies, where host restriction was found to be low or nonexistent</w:t>
      </w:r>
      <w:r w:rsidR="00D044C2">
        <w:fldChar w:fldCharType="begin"/>
      </w:r>
      <w:r w:rsidR="00D16739">
        <w:instrText xml:space="preserve"> ADDIN ZOTERO_ITEM CSL_CITATION {"citationID":"FrDuWaJ1","properties":{"formattedCitation":"\\super 7,28,34\\uc0\\u8211{}37\\nosupersub{}","plainCitation":"7,28,34–37","noteIndex":0},"citationItems":[{"id":159,"uris":["http://zotero.org/users/2630578/items/QIAKBUGD"],"itemData":{"id":159,"type":"article-journal","abstract":"Emerging Microbes &amp; Infections (2017) 6, e58; doi:10.1038/emi.2017.47; published online 21 June 2017.","container-title":"Emerging Microbes and Infections","DOI":"10.1038/EMI.2017.47/SUPPL_FILE/TEMI_A_12040154_SM0002.PDF","ISSN":"22221751","issue":"1","note":"PMID: 28634357\npublisher: Taylor and Francis Ltd.","page":"1-3","title":"Astroviruses in bats, Madagascar","volume":"6","author":[{"family":"Lebarbenchon","given":"Camille"},{"family":"Ramasindrazana","given":"Beza"},{"family":"Joffrin","given":"Léa"},{"family":"Bos","given":"Sandra"},{"family":"Lagadec","given":"Erwan"},{"family":"Le Minter","given":"Gildas"},{"family":"Gomard","given":"Yann"},{"family":"Tortosa","given":"Pablo"},{"family":"Wilkinson","given":"David A."},{"family":"Goodman","given":"Steven M."},{"family":"Mavingui","given":"Patrick"}],"issued":{"date-parts":[["2017"]]}}},{"id":479,"uris":["http://zotero.org/users/2630578/items/SEAQ273D"],"itemData":{"id":479,"type":"article-journal","abstract":"Astroviruses are emerging RNA viruses that cause enteropathogenic infections in humans and in other mammals. The identification of astroviruses in a wide range of animals highlights the zoonotic importance of these viruses. Bats can harbor many different viruses, among which some are highly pathogenic for humans (for instance, Nipah, Ebola and SARS coronavirus), and also several astroviruses. As some RNA viruses can be directly transmitted from bats to humans, it is crucial to collect data about their frequency, genetic diversity and phylogenetic characterization. In this study, we report the molecular identification of 44 new astroviruses (with a detection rate of 4.5%) in 962 apparently healthy bats that belong to five different species and that were captured in different caves in North-East Gabon, Central Africa. Our results show that bat astroviruses form a group that is genetically distinct from astroviruses infecting other mammals. Moreover, these astroviruses showed an important genetic diversity and low host restriction in bat species.","container-title":"Acta virologica","DOI":"10.4149/av_2016_04_386","ISSN":"1336-2305","issue":"04","journalAbbreviation":"av","language":"en","page":"386-392","source":"DOI.org (Crossref)","title":"Characterization and phylogenetic analysis of new bat astroviruses detected in Gabon, Central Africa","volume":"60","author":[{"family":"Rougeron","given":"V."},{"family":"Suquet","given":"E."},{"family":"Maganga","given":"G. D."},{"family":"Jiolle","given":"D."},{"family":"Mombo","given":"I. M."},{"family":"Bourgarel","given":"M."},{"family":"Motsch","given":"P."},{"family":"Arnathau","given":"C."},{"family":"Durand","given":"P."},{"family":"Drexler","given":"F."},{"family":"Drosten","given":"C."},{"family":"Renaud","given":"F."},{"family":"Prugnolle","given":"F."},{"family":"Leroy","given":"E. M."}],"issued":{"date-parts":[["2016"]]}}},{"id":466,"uris":["http://zotero.org/users/2630578/items/MF9T4MV4"],"itemData":{"id":466,"type":"article-journal","abstract":"Astroviruses (AstVs) are responsible for infection of a large diversity of mammalian and avian species, including bats, aquatic birds, livestock and humans. We investigated AstVs circulation in bats in Mozambique and Mayotte, a small island in the Comoros Archipelago located between east Africa and Madagascar. Biological material was collected from 338 bats and tested for the presence of the AstV RNA-dependent RNA-polymerase gene with a pan-AstV semi-nested polymerase chain reaction assay. None of the 79 samples obtained from Mayotte bats (Pteropus seychellensis comorensis and Chaerephon pusillus) tested positive; however, 20.1% of bats sampled in Mozambique shed AstVs at the time of sampling and significant interspecific variation in the proportion of positive bats was detected. Many AstVs sequences obtained from a given bat species clustered in different phylogenetic lineages, while others seem to reflect some level of host-virus association, but also with AstVs previously reported from Malagasy bats. Our findings support active circulation of a large diversity of AstVs in bats in the western Indian Ocean islands, including the southeastern African coast, and highlight the need for more detailed assessment of its risk of zoonotic transmission to human populations.","container-title":"Virology Journal","DOI":"10.1186/s12985-018-1011-x","ISSN":"1743-422X","issue":"1","journalAbbreviation":"Virology Journal","page":"104","source":"BioMed Central","title":"Bat Astrovirus in Mozambique","volume":"15","author":[{"family":"Hoarau","given":"Flora"},{"family":"Le Minter","given":"Gildas"},{"family":"Joffrin","given":"Léa"},{"family":"Schoeman","given":"M. Corrie"},{"family":"Lagadec","given":"Erwan"},{"family":"Ramasindrazana","given":"Beza"},{"family":"Dos Santos","given":"Andréa"},{"family":"Goodman","given":"Steven M."},{"family":"Gudo","given":"Eduardo S."},{"family":"Mavingui","given":"Patrick"},{"family":"Lebarbenchon","given":"Camille"}],"issued":{"date-parts":[["2018",6,20]]}}},{"id":538,"uris":["http://zotero.org/users/2630578/items/XUVTJ3E6"],"itemData":{"id":538,"type":"article-journal","abstract":"Bats are increasingly recognized to harbor a wide range of viruses, and in most instances these viruses appear to establish long-term persistence in these animals. They are the reservoir of a number of human zoonotic diseases including Nipah, Ebola, and severe acute respiratory syndrome. We report the identification of novel groups of astroviruses in apparently healthy insectivorous bats found in Hong Kong, in particular, bats belonging to the genera Miniopterus and Myotis. Astroviruses are important causes of diarrhea in many animal species, including humans. Many of the bat astroviruses form distinct phylogenetic clusters in the genus Mamastrovirus within the family Astroviridae. Virus detection rates of 36% to 100% and 50% to 70% were found in Miniopterus magnater and Miniopterus pusillus bats, respectively, captured within a single bat habitat during four consecutive visits spanning 1 year. There was high genetic diversity of viruses in bats found within this single habitat. Some bat astroviruses may be phylogenetically related to human astroviruses, and further studies with a wider range of bat species in different geographic locations are warranted. These findings are likely to provide new insights into the ecology and evolution of astroviruses and reinforce the role of bats as a reservoir of viruses with potential to pose a zoonotic threat to human health.","container-title":"Journal of Virology","DOI":"10.1128/JVI.00857-08","ISSN":"0022-538X","issue":"18","journalAbbreviation":"J Virol","note":"PMID: 18550669\nPMCID: PMC2546893","page":"9107-9114","source":"PubMed Central","title":"Novel Astroviruses in Insectivorous Bats","volume":"82","author":[{"family":"Chu","given":"D. K. W."},{"family":"Poon","given":"L. L. M."},{"family":"Guan","given":"Y."},{"family":"Peiris","given":"J. S. M."}],"issued":{"date-parts":[["2008",9]]}}},{"id":780,"uris":["http://zotero.org/users/2630578/items/EHLT9J9Z"],"itemData":{"id":780,"type":"article-journal","abstract":"Background: Bat-borne viruses pose a potential risk to human health and are the focus of increasing scientific interest. To start gaining information about bat-transmitted viruses in Hungary, we tested multiple bat species for several virus groups between 2012 and 2013.\n\nMaterials and Methods: Fecal samples were collected from bats across Hungary. We performed group-specific RT-PCR screening for astro-, calici-, corona-, lyssa-, othoreo-, paramyxo-, and rotaviruses. Positive samples were selected and sequenced for further phylogenetic analyses.\n\nResults: A total of 447 fecal samples, representing 24 European bat species were tested. Novel strains of astroviruses, coronaviruses, and caliciviruses were detected and analyzed phylogenetically. Out of the 447 tested samples, 40 (9%) bats were positive for at least one virus. Bat-transmitted astroviruses (BtAstV) were detected in eight species with a 6.93% detection rate (95% confidence interval [CI] 4.854, 9.571). Coronaviruses (BtCoV) were detected in seven bat species with a detection rate of 1.79% (95% CI 0.849, 3.348), whereas novel caliciviruses (BtCalV) were detected in three bat species with a detection rate of 0.67% (95% CI 0.189, 1.780). Phylogenetic analyses revealed a great diversity among astrovirus strains, whereas the Hungarian BtCoV strains clustered together with both alpha- and betacoronavirus strains from other European countries. One of the most intriguing findings of our investigation is the discovery of novel BtCalVs in Europe. The Hungarian BtCalV did not cluster with any of the calcivirus genera identified in the family so far.\n\nConclusions: We have successfully confirmed BtCoVs in numerous bat species. Furthermore, we have described new bat species harboring BtAstVs in Europe and found new species of CalVs. Further long-term investigations involving more species are needed in the Central European region for a better understanding on the host specificity, seasonality, phylogenetic relationships, and the possible zoonotic potential of these newly described viruses.","container-title":"Vector-Borne and Zoonotic Diseases","DOI":"10.1089/vbz.2014.1637","ISSN":"1530-3667","issue":"12","note":"publisher: Mary Ann Liebert, Inc., publishers","page":"846-855","source":"liebertpub.com (Atypon)","title":"Molecular Survey of RNA Viruses in Hungarian Bats: Discovering Novel Astroviruses, Coronaviruses, and Caliciviruses","title-short":"Molecular Survey of RNA Viruses in Hungarian Bats","volume":"14","author":[{"family":"Kemenesi","given":"Gábor"},{"family":"Dallos","given":"Bianka"},{"family":"Görföl","given":"Tamás"},{"family":"Boldogh","given":"Sándor"},{"family":"Estók","given":"Péter"},{"family":"Kurucz","given":"Kornélia"},{"family":"Kutas","given":"Anna"},{"family":"Földes","given":"Fanni"},{"family":"Oldal","given":"Miklós"},{"family":"Németh","given":"Viktória"},{"family":"Martella","given":"Vito"},{"family":"Bányai","given":"Krisztián"},{"family":"Jakab","given":"Ferenc"}],"issued":{"date-parts":[["2014",12]]}}},{"id":775,"uris":["http://zotero.org/users/2630578/items/C93A6LUM"],"itemData":{"id":775,"type":"article-journal","abstract":"Astroviruses are known to infect humans and a wide range of animal species, and can cause gastroenteritis in their hosts. Recent studies have reported astroviruses in bats in Europe and in several locations in China. We sampled 1876 bats from 17 genera at 45 sites from 14 and 13 provinces in Cambodia and Lao PDR respectively, and tested them for astroviruses. Our study revealed a high diversity of astroviruses among various Yangochiroptera and Yinpterochiroptera bats. Evidence for varying degrees of host restriction for astroviruses in bats was found. Furthermore, additional Pteropodid hosts were detected. The astroviruses formed distinct phylogenetic clusters within the genus Mamastrovirus, most closely related to other known bat astroviruses. The astrovirus sequences were found to be highly saturated indicating that phylogenetic relationships should be interpreted carefully. An astrovirus clustering in a group with other viruses from diverse hosts, including from ungulates and porcupines, was found in a Rousettus bat. These findings suggest that diverse astroviruses can be found in many species of mammals, including bats., \n          \n            \n              •\n              Diverse astroviruses detected in bats in Lao PDR and Cambodia\n            \n            \n              •\n              High polymorphism of astroviruses found in insectivorous and frugivorous bats\n            \n            \n              •\n              High level of genome saturation and hypermutation potential evidenced in astrovirus\n            \n            \n              •\n              Detection of additional astrovirus bat hosts, i.e. nectar bats from the genus Eonycteris\n\n            \n            \n              •\n              Discovery of a new species of astrovirus in fruit bats (Rousettus sp.)\n            \n          \n        , \n          \n            Image 1","container-title":"Infection, Genetics and Evolution","DOI":"10.1016/j.meegid.2016.11.013","ISSN":"1567-1348","journalAbbreviation":"Infect Genet Evol","note":"PMID: 27871796\nPMCID: PMC7106329","page":"41-50","source":"PubMed Central","title":"Diversity of bat astroviruses in Lao PDR and Cambodia","volume":"47","author":[{"family":"Lacroix","given":"Audrey"},{"family":"Duong","given":"Veasna"},{"family":"Hul","given":"Vibol"},{"family":"San","given":"Sorn"},{"family":"Davun","given":"Holl"},{"family":"Omaliss","given":"Keo"},{"family":"Chea","given":"Sokha"},{"family":"Hassanin","given":"Alexandre"},{"family":"Theppangna","given":"Watthana"},{"family":"Silithammavong","given":"Soubanh"},{"family":"Khammavong","given":"Kongsy"},{"family":"Singhalath","given":"Sinpakone"},{"family":"Afelt","given":"Aneta"},{"family":"Greatorex","given":"Zoe"},{"family":"Fine","given":"Amanda E."},{"family":"Goldstein","given":"Tracey"},{"family":"Olson","given":"Sarah"},{"family":"Joly","given":"Damien O."},{"family":"Keatts","given":"Lucy"},{"family":"Dussart","given":"Philippe"},{"family":"Frutos","given":"Roger"},{"family":"Buchy","given":"Philippe"}],"issued":{"date-parts":[["2017",1]]}}}],"schema":"https://github.com/citation-style-language/schema/raw/master/csl-citation.json"} </w:instrText>
      </w:r>
      <w:r w:rsidR="00D044C2">
        <w:fldChar w:fldCharType="separate"/>
      </w:r>
      <w:r w:rsidR="00D16739" w:rsidRPr="00D16739">
        <w:rPr>
          <w:rFonts w:ascii="Calibri" w:cs="Calibri"/>
          <w:vertAlign w:val="superscript"/>
        </w:rPr>
        <w:t>7,28,34–37</w:t>
      </w:r>
      <w:r w:rsidR="00D044C2">
        <w:fldChar w:fldCharType="end"/>
      </w:r>
      <w:r w:rsidR="00D044C2">
        <w:t xml:space="preserve">. </w:t>
      </w:r>
      <w:commentRangeEnd w:id="110"/>
      <w:r w:rsidR="00123048">
        <w:rPr>
          <w:rStyle w:val="CommentReference"/>
        </w:rPr>
        <w:commentReference w:id="110"/>
      </w:r>
    </w:p>
    <w:p w14:paraId="3CC42C27" w14:textId="4CDEB6A0" w:rsidR="00114C03" w:rsidRDefault="00114C03" w:rsidP="00933B00"/>
    <w:p w14:paraId="1710E587" w14:textId="0FAA4897" w:rsidR="00114C03" w:rsidRDefault="00114C03" w:rsidP="00933B00">
      <w:r>
        <w:t xml:space="preserve">Within the </w:t>
      </w:r>
      <w:proofErr w:type="spellStart"/>
      <w:r>
        <w:t>Yinpteropchiropterans</w:t>
      </w:r>
      <w:proofErr w:type="spellEnd"/>
      <w:r>
        <w:t xml:space="preserve">, </w:t>
      </w:r>
      <w:proofErr w:type="spellStart"/>
      <w:r>
        <w:t>Rhinocyterid</w:t>
      </w:r>
      <w:proofErr w:type="spellEnd"/>
      <w:r>
        <w:t xml:space="preserve"> astroviruses mixed with </w:t>
      </w:r>
      <w:proofErr w:type="spellStart"/>
      <w:r>
        <w:t>Hipposiderids</w:t>
      </w:r>
      <w:proofErr w:type="spellEnd"/>
      <w:r w:rsidR="001620A7">
        <w:t>, both with representatives from Madagascar and Mozambique</w:t>
      </w:r>
      <w:r>
        <w:t>. Numerous papers have established them as sister families</w:t>
      </w:r>
      <w:r w:rsidR="00502A8F">
        <w:fldChar w:fldCharType="begin"/>
      </w:r>
      <w:r w:rsidR="00D16739">
        <w:instrText xml:space="preserve"> ADDIN ZOTERO_ITEM CSL_CITATION {"citationID":"E6F3ricF","properties":{"formattedCitation":"\\super 6,33\\nosupersub{}","plainCitation":"6,33","noteIndex":0},"citationItems":[{"id":491,"uris":["http://zotero.org/users/2630578/items/D8MIPUT4"],"itemData":{"id":491,"type":"article-journal","container-title":"Science","DOI":"10.1126/science.1105113","issue":"5709","note":"publisher: American Association for the Advancement of Science","page":"580-584","source":"science.org (Atypon)","title":"A Molecular Phylogeny for Bats Illuminates Biogeography and the Fossil Record","volume":"307","author":[{"family":"Teeling","given":"Emma C."},{"family":"Springer","given":"Mark S."},{"family":"Madsen","given":"Ole"},{"family":"Bates","given":"Paul"},{"family":"O'Brien","given":"Stephen J."},{"family":"Murphy","given":"William J."}],"issued":{"date-parts":[["2005",1,28]]}}},{"id":962,"uris":["http://zotero.org/users/2630578/items/IGHAYUX6"],"itemData":{"id":962,"type":"article-journal","abstract":"Bats, order Chiroptera, are one of the largest monophyletic clades in mammals. Based on morphology and behaviour bats were once differentiated into two suborders Megachiroptera and Microchiroptera Recently, researchers proposed alternative views of chiropteran classification (suborders Yinpterochiroptera and Yangochiroptera) based on morphological, molecular and fossil evidence. Since genome-scale data can significantly increase the number of informative characters for analysis, transcriptome RNA-seq data for 12 bat taxa were generated in an attempt to resolve bat subordinal relationships at the genome level. Phylogenetic reconstructions were conducted using up to 1470 orthologous genes and 634,288 aligned sites. We found strong support for the Yinpterochiroptera-Yangochiroptera classification. Next, we built expression distance matrices for each species and reconstructed gene expression trees. The tree is highly consistent with sequence-based phylogeny. We also examined the influence of taxa sampling on the performance of phylogenetic methods, and found that the topology is robust to sampling. Relaxed molecular clock estimates the divergence between Yinpterochiroptera and Yangochiroptera around 63 million years ago. The most recent common ancestor of Yinpterochiroptera, corresponding to the split between Rhinolophoidea and Pteropodidae (Old World Fruit bats), is estimated to have occurred 60 million years ago. Our work provided a valuable resource to further explore the evolutionary relationship within bats.","container-title":"Scientific Reports","DOI":"10.1038/srep27726","ISSN":"2045-2322","issue":"1","journalAbbreviation":"Sci Rep","language":"en","license":"2016 The Author(s)","note":"number: 1\npublisher: Nature Publishing Group","page":"27726","source":"www.nature.com","title":"Phylogenomic analyses of bat subordinal relationships based on transcriptome data","volume":"6","author":[{"family":"Lei","given":"Ming"},{"family":"Dong","given":"Dong"}],"issued":{"date-parts":[["2016",6,13]]}}}],"schema":"https://github.com/citation-style-language/schema/raw/master/csl-citation.json"} </w:instrText>
      </w:r>
      <w:r w:rsidR="00502A8F">
        <w:fldChar w:fldCharType="separate"/>
      </w:r>
      <w:r w:rsidR="00D16739" w:rsidRPr="00D16739">
        <w:rPr>
          <w:rFonts w:ascii="Calibri" w:cs="Calibri"/>
          <w:vertAlign w:val="superscript"/>
        </w:rPr>
        <w:t>6,33</w:t>
      </w:r>
      <w:r w:rsidR="00502A8F">
        <w:fldChar w:fldCharType="end"/>
      </w:r>
      <w:r>
        <w:t>,</w:t>
      </w:r>
      <w:r w:rsidR="00D14837">
        <w:t xml:space="preserve"> thus there genetic similarity to each other makes cross-transmission between them more likely</w:t>
      </w:r>
      <w:r>
        <w:t xml:space="preserve">. </w:t>
      </w:r>
    </w:p>
    <w:p w14:paraId="71AEF312" w14:textId="5FAFF758" w:rsidR="002D3E73" w:rsidRDefault="002D3E73" w:rsidP="00933B00"/>
    <w:p w14:paraId="76538F38" w14:textId="12C4B8A8" w:rsidR="002D3E73" w:rsidRDefault="002D3E73" w:rsidP="002D3E73">
      <w:r>
        <w:t xml:space="preserve">Within the </w:t>
      </w:r>
      <w:proofErr w:type="spellStart"/>
      <w:r>
        <w:t>Yangochiropterans</w:t>
      </w:r>
      <w:proofErr w:type="spellEnd"/>
      <w:r>
        <w:t xml:space="preserve">, the two most sampled families grouped separately: </w:t>
      </w:r>
      <w:proofErr w:type="spellStart"/>
      <w:r>
        <w:t>Minopteridae</w:t>
      </w:r>
      <w:proofErr w:type="spellEnd"/>
      <w:r>
        <w:t xml:space="preserve"> and </w:t>
      </w:r>
      <w:proofErr w:type="spellStart"/>
      <w:r>
        <w:t>Molossidae</w:t>
      </w:r>
      <w:proofErr w:type="spellEnd"/>
      <w:r>
        <w:t xml:space="preserve">. </w:t>
      </w:r>
      <w:proofErr w:type="spellStart"/>
      <w:r>
        <w:t>Molossid</w:t>
      </w:r>
      <w:proofErr w:type="spellEnd"/>
      <w:r>
        <w:t xml:space="preserve"> samples did not group within the other microbats, and instead fell out in numerous clades basal to all other samples. Paraphyly has been detected in </w:t>
      </w:r>
      <w:proofErr w:type="spellStart"/>
      <w:r>
        <w:t>Molossid</w:t>
      </w:r>
      <w:proofErr w:type="spellEnd"/>
      <w:r>
        <w:t xml:space="preserve"> species</w:t>
      </w:r>
      <w:r>
        <w:fldChar w:fldCharType="begin"/>
      </w:r>
      <w:r w:rsidR="00D16739">
        <w:instrText xml:space="preserve"> ADDIN ZOTERO_ITEM CSL_CITATION {"citationID":"BIOexgj3","properties":{"formattedCitation":"\\super 33\\nosupersub{}","plainCitation":"33","noteIndex":0},"citationItems":[{"id":962,"uris":["http://zotero.org/users/2630578/items/IGHAYUX6"],"itemData":{"id":962,"type":"article-journal","abstract":"Bats, order Chiroptera, are one of the largest monophyletic clades in mammals. Based on morphology and behaviour bats were once differentiated into two suborders Megachiroptera and Microchiroptera Recently, researchers proposed alternative views of chiropteran classification (suborders Yinpterochiroptera and Yangochiroptera) based on morphological, molecular and fossil evidence. Since genome-scale data can significantly increase the number of informative characters for analysis, transcriptome RNA-seq data for 12 bat taxa were generated in an attempt to resolve bat subordinal relationships at the genome level. Phylogenetic reconstructions were conducted using up to 1470 orthologous genes and 634,288 aligned sites. We found strong support for the Yinpterochiroptera-Yangochiroptera classification. Next, we built expression distance matrices for each species and reconstructed gene expression trees. The tree is highly consistent with sequence-based phylogeny. We also examined the influence of taxa sampling on the performance of phylogenetic methods, and found that the topology is robust to sampling. Relaxed molecular clock estimates the divergence between Yinpterochiroptera and Yangochiroptera around 63 million years ago. The most recent common ancestor of Yinpterochiroptera, corresponding to the split between Rhinolophoidea and Pteropodidae (Old World Fruit bats), is estimated to have occurred 60 million years ago. Our work provided a valuable resource to further explore the evolutionary relationship within bats.","container-title":"Scientific Reports","DOI":"10.1038/srep27726","ISSN":"2045-2322","issue":"1","journalAbbreviation":"Sci Rep","language":"en","license":"2016 The Author(s)","note":"number: 1\npublisher: Nature Publishing Group","page":"27726","source":"www.nature.com","title":"Phylogenomic analyses of bat subordinal relationships based on transcriptome data","volume":"6","author":[{"family":"Lei","given":"Ming"},{"family":"Dong","given":"Dong"}],"issued":{"date-parts":[["2016",6,13]]}}}],"schema":"https://github.com/citation-style-language/schema/raw/master/csl-citation.json"} </w:instrText>
      </w:r>
      <w:r>
        <w:fldChar w:fldCharType="separate"/>
      </w:r>
      <w:r w:rsidR="00D16739" w:rsidRPr="00D16739">
        <w:rPr>
          <w:rFonts w:ascii="Calibri" w:cs="Calibri"/>
          <w:vertAlign w:val="superscript"/>
        </w:rPr>
        <w:t>33</w:t>
      </w:r>
      <w:r>
        <w:fldChar w:fldCharType="end"/>
      </w:r>
      <w:r>
        <w:t xml:space="preserve">, </w:t>
      </w:r>
      <w:r w:rsidR="00B27903">
        <w:t>and thus may promote paraphyly in their viruses through coevolution.</w:t>
      </w:r>
      <w:r>
        <w:t xml:space="preserve"> </w:t>
      </w:r>
      <w:r w:rsidR="00092E01">
        <w:t xml:space="preserve">This host restriction, however, may be confounded with sampling location, since only Reunion Island </w:t>
      </w:r>
      <w:proofErr w:type="spellStart"/>
      <w:r w:rsidR="00092E01">
        <w:t>Molossids</w:t>
      </w:r>
      <w:proofErr w:type="spellEnd"/>
      <w:r w:rsidR="00092E01">
        <w:t xml:space="preserve"> and Madagascar Miniopterids were represented. </w:t>
      </w:r>
      <w:commentRangeStart w:id="111"/>
      <w:r w:rsidR="00092E01">
        <w:t>Interesting</w:t>
      </w:r>
      <w:ins w:id="112" w:author="Cara Brook" w:date="2023-03-02T20:31:00Z">
        <w:r w:rsidR="00123048">
          <w:t>ly</w:t>
        </w:r>
      </w:ins>
      <w:r w:rsidR="00092E01">
        <w:t xml:space="preserve">, </w:t>
      </w:r>
      <w:proofErr w:type="spellStart"/>
      <w:r w:rsidR="00092E01">
        <w:t>Molossids</w:t>
      </w:r>
      <w:proofErr w:type="spellEnd"/>
      <w:r w:rsidR="00092E01">
        <w:t xml:space="preserve"> from Madagascar have been found to have low to no prevalence of astrovirus depending on sampling location</w:t>
      </w:r>
      <w:r w:rsidR="00BF4810">
        <w:fldChar w:fldCharType="begin"/>
      </w:r>
      <w:r w:rsidR="00BF4810">
        <w:instrText xml:space="preserve"> ADDIN ZOTERO_ITEM CSL_CITATION {"citationID":"aIHmcTv9","properties":{"formattedCitation":"\\super 7,38\\nosupersub{}","plainCitation":"7,38","noteIndex":0},"citationItems":[{"id":159,"uris":["http://zotero.org/users/2630578/items/QIAKBUGD"],"itemData":{"id":159,"type":"article-journal","abstract":"Emerging Microbes &amp; Infections (2017) 6, e58; doi:10.1038/emi.2017.47; published online 21 June 2017.","container-title":"Emerging Microbes and Infections","DOI":"10.1038/EMI.2017.47/SUPPL_FILE/TEMI_A_12040154_SM0002.PDF","ISSN":"22221751","issue":"1","note":"PMID: 28634357\npublisher: Taylor and Francis Ltd.","page":"1-3","title":"Astroviruses in bats, Madagascar","volume":"6","author":[{"family":"Lebarbenchon","given":"Camille"},{"family":"Ramasindrazana","given":"Beza"},{"family":"Joffrin","given":"Léa"},{"family":"Bos","given":"Sandra"},{"family":"Lagadec","given":"Erwan"},{"family":"Le Minter","given":"Gildas"},{"family":"Gomard","given":"Yann"},{"family":"Tortosa","given":"Pablo"},{"family":"Wilkinson","given":"David A."},{"family":"Goodman","given":"Steven M."},{"family":"Mavingui","given":"Patrick"}],"issued":{"date-parts":[["2017"]]}}},{"id":453,"uris":["http://zotero.org/users/2630578/items/RX7KE42U"],"itemData":{"id":453,"type":"article-journal","abstract":"Co-infections have a key role in virus transmission in wild reservoir hosts. We investigated the simultaneous presence of astroviruses, coronaviruses, and paramyxoviruses in bats from Madagascar, Mayotte, Mozambique, and Reunion Island. A total of 871 samples from 28 bat species representing 8 families were tested by polymerase chain reactions (PCRs) targeting the RNA-dependent RNA-polymerase genes. Overall, 2.4% of bats tested positive for the presence of at least two viruses, only on Madagascar and in Mozambique. Significant variation in the proportion of co-infections was detected among bat species, and some combinations of co-infection were more common than others. Our findings support that co-infections of the three targeted viruses occur in bats in the western Indian Ocean region, although further studies are needed to assess their epidemiological consequences.","container-title":"Virology Journal","DOI":"10.1186/s12985-021-01673-2","ISSN":"1743-422X","issue":"1","journalAbbreviation":"Virol J","language":"eng","note":"PMID: 34641936\nPMCID: PMC8506490","page":"205","source":"PubMed","title":"Investigation of astrovirus, coronavirus and paramyxovirus co-infections in bats in the western Indian Ocean","volume":"18","author":[{"family":"Hoarau","given":"Axel O. G."},{"family":"Goodman","given":"Steven M."},{"family":"Al Halabi","given":"Dana"},{"family":"Ramasindrazana","given":"Beza"},{"family":"Lagadec","given":"Erwan"},{"family":"Le Minter","given":"Gildas"},{"family":"Köster","given":"Marie"},{"family":"Dos Santos","given":"Andréa"},{"family":"Schoeman","given":"M. Corrie"},{"family":"Gudo","given":"Eduardo S."},{"family":"Mavingui","given":"Patrick"},{"family":"Lebarbenchon","given":"Camille"}],"issued":{"date-parts":[["2021",10,12]]}}}],"schema":"https://github.com/citation-style-language/schema/raw/master/csl-citation.json"} </w:instrText>
      </w:r>
      <w:r w:rsidR="00BF4810">
        <w:fldChar w:fldCharType="separate"/>
      </w:r>
      <w:r w:rsidR="00BF4810" w:rsidRPr="00BF4810">
        <w:rPr>
          <w:rFonts w:ascii="Calibri" w:cs="Calibri"/>
          <w:vertAlign w:val="superscript"/>
        </w:rPr>
        <w:t>7,38</w:t>
      </w:r>
      <w:r w:rsidR="00BF4810">
        <w:fldChar w:fldCharType="end"/>
      </w:r>
      <w:r w:rsidR="00092E01">
        <w:t>.</w:t>
      </w:r>
      <w:commentRangeEnd w:id="111"/>
      <w:r w:rsidR="00123048">
        <w:rPr>
          <w:rStyle w:val="CommentReference"/>
        </w:rPr>
        <w:commentReference w:id="111"/>
      </w:r>
    </w:p>
    <w:p w14:paraId="5B36DFD4" w14:textId="6335BCC1" w:rsidR="00E75EE2" w:rsidRDefault="00E75EE2" w:rsidP="00933B00"/>
    <w:p w14:paraId="1F9711CE" w14:textId="53404FAD" w:rsidR="00E75EE2" w:rsidRDefault="00E75EE2" w:rsidP="00933B00">
      <w:r>
        <w:t xml:space="preserve">There were a few notable exceptions to </w:t>
      </w:r>
      <w:r w:rsidR="00BF4810">
        <w:t>the family and sub-order level host restric</w:t>
      </w:r>
      <w:r w:rsidR="0062054F">
        <w:t>tion</w:t>
      </w:r>
      <w:r>
        <w:t xml:space="preserve">. </w:t>
      </w:r>
      <w:commentRangeStart w:id="113"/>
      <w:r>
        <w:t xml:space="preserve">Nycterid </w:t>
      </w:r>
      <w:commentRangeEnd w:id="113"/>
      <w:r w:rsidR="00123048">
        <w:rPr>
          <w:rStyle w:val="CommentReference"/>
        </w:rPr>
        <w:commentReference w:id="113"/>
      </w:r>
      <w:r>
        <w:t xml:space="preserve">samples fell out in two disparate locations across the phylogeny: one cluster within the </w:t>
      </w:r>
      <w:proofErr w:type="spellStart"/>
      <w:r>
        <w:t>Molossids</w:t>
      </w:r>
      <w:proofErr w:type="spellEnd"/>
      <w:r>
        <w:t xml:space="preserve"> and another as basal to the </w:t>
      </w:r>
      <w:proofErr w:type="spellStart"/>
      <w:r>
        <w:t>Yinpterochiropteran</w:t>
      </w:r>
      <w:proofErr w:type="spellEnd"/>
      <w:r>
        <w:t xml:space="preserve"> clade. </w:t>
      </w:r>
      <w:r w:rsidR="000C2DFE">
        <w:t xml:space="preserve">Vespertilionids, with a sample size of only two, were placed within the </w:t>
      </w:r>
      <w:proofErr w:type="spellStart"/>
      <w:r w:rsidR="000C2DFE">
        <w:t>Yinpterochiropteran</w:t>
      </w:r>
      <w:proofErr w:type="spellEnd"/>
      <w:r w:rsidR="000C2DFE">
        <w:t xml:space="preserve"> clade, most closely related to </w:t>
      </w:r>
      <w:proofErr w:type="spellStart"/>
      <w:r w:rsidR="000C2DFE">
        <w:t>Rhinonycterids</w:t>
      </w:r>
      <w:proofErr w:type="spellEnd"/>
      <w:r w:rsidR="000C2DFE">
        <w:t>.</w:t>
      </w:r>
    </w:p>
    <w:p w14:paraId="1169AC31" w14:textId="76E12B23" w:rsidR="00D56244" w:rsidRDefault="00D56244" w:rsidP="00933B00"/>
    <w:p w14:paraId="4D29E227" w14:textId="03640DD0" w:rsidR="000D23D3" w:rsidRPr="009D6790" w:rsidRDefault="000D23D3" w:rsidP="000D23D3">
      <w:r>
        <w:t>Pteropo</w:t>
      </w:r>
      <w:r w:rsidR="00082045">
        <w:t>d</w:t>
      </w:r>
      <w:r>
        <w:t>id samples did not group together</w:t>
      </w:r>
      <w:r w:rsidR="00272DDB">
        <w:t xml:space="preserve"> or fall out in their accepted phylogenetic placement as basal to Yinpterochiropterans</w:t>
      </w:r>
      <w:r w:rsidR="00272DDB">
        <w:fldChar w:fldCharType="begin"/>
      </w:r>
      <w:r w:rsidR="00272DDB">
        <w:instrText xml:space="preserve"> ADDIN ZOTERO_ITEM CSL_CITATION {"citationID":"pkSYgTwM","properties":{"formattedCitation":"\\super 6\\nosupersub{}","plainCitation":"6","noteIndex":0},"citationItems":[{"id":491,"uris":["http://zotero.org/users/2630578/items/D8MIPUT4"],"itemData":{"id":491,"type":"article-journal","container-title":"Science","DOI":"10.1126/science.1105113","issue":"5709","note":"publisher: American Association for the Advancement of Science","page":"580-584","source":"science.org (Atypon)","title":"A Molecular Phylogeny for Bats Illuminates Biogeography and the Fossil Record","volume":"307","author":[{"family":"Teeling","given":"Emma C."},{"family":"Springer","given":"Mark S."},{"family":"Madsen","given":"Ole"},{"family":"Bates","given":"Paul"},{"family":"O'Brien","given":"Stephen J."},{"family":"Murphy","given":"William J."}],"issued":{"date-parts":[["2005",1,28]]}}}],"schema":"https://github.com/citation-style-language/schema/raw/master/csl-citation.json"} </w:instrText>
      </w:r>
      <w:r w:rsidR="00272DDB">
        <w:fldChar w:fldCharType="separate"/>
      </w:r>
      <w:r w:rsidR="00272DDB" w:rsidRPr="00272DDB">
        <w:rPr>
          <w:rFonts w:ascii="Calibri" w:cs="Calibri"/>
          <w:vertAlign w:val="superscript"/>
        </w:rPr>
        <w:t>6</w:t>
      </w:r>
      <w:r w:rsidR="00272DDB">
        <w:fldChar w:fldCharType="end"/>
      </w:r>
      <w:r>
        <w:t xml:space="preserve">, despite all being sampled from the same endemic Madagascar species, </w:t>
      </w:r>
      <w:r>
        <w:rPr>
          <w:i/>
          <w:iCs/>
        </w:rPr>
        <w:t xml:space="preserve">Rousettus </w:t>
      </w:r>
      <w:proofErr w:type="spellStart"/>
      <w:r>
        <w:rPr>
          <w:i/>
          <w:iCs/>
        </w:rPr>
        <w:t>madagascariensis</w:t>
      </w:r>
      <w:proofErr w:type="spellEnd"/>
      <w:r>
        <w:t xml:space="preserve">. All three samples fell out on very different places on the phylogeny—one within </w:t>
      </w:r>
      <w:proofErr w:type="spellStart"/>
      <w:r>
        <w:t>Yinpterochiroptera</w:t>
      </w:r>
      <w:proofErr w:type="spellEnd"/>
      <w:r>
        <w:t xml:space="preserve"> most closely related to a </w:t>
      </w:r>
      <w:proofErr w:type="spellStart"/>
      <w:r>
        <w:t>Rhinocyterid</w:t>
      </w:r>
      <w:proofErr w:type="spellEnd"/>
      <w:r>
        <w:t xml:space="preserve"> sample, one within the </w:t>
      </w:r>
      <w:proofErr w:type="spellStart"/>
      <w:r>
        <w:t>Yangochiropteran</w:t>
      </w:r>
      <w:proofErr w:type="spellEnd"/>
      <w:r>
        <w:t xml:space="preserve"> Miniopterids, and our novel one within the </w:t>
      </w:r>
      <w:proofErr w:type="spellStart"/>
      <w:r w:rsidR="00082045">
        <w:t>Yangochiropteran</w:t>
      </w:r>
      <w:proofErr w:type="spellEnd"/>
      <w:r>
        <w:t xml:space="preserve"> </w:t>
      </w:r>
      <w:proofErr w:type="spellStart"/>
      <w:r>
        <w:t>Molossids</w:t>
      </w:r>
      <w:proofErr w:type="spellEnd"/>
      <w:r>
        <w:t xml:space="preserve">. </w:t>
      </w:r>
    </w:p>
    <w:p w14:paraId="3740D4A0" w14:textId="5AD5DED0" w:rsidR="000D23D3" w:rsidRDefault="000D23D3" w:rsidP="00933B00"/>
    <w:p w14:paraId="019D03DE" w14:textId="383E6029" w:rsidR="00FF4F97" w:rsidRDefault="00B5517A" w:rsidP="00F017C6">
      <w:r>
        <w:t xml:space="preserve">It appears from this </w:t>
      </w:r>
      <w:r w:rsidR="003B7A06">
        <w:t>phylogeny</w:t>
      </w:r>
      <w:r>
        <w:t xml:space="preserve"> that</w:t>
      </w:r>
      <w:r w:rsidR="000D23D3">
        <w:t xml:space="preserve"> </w:t>
      </w:r>
      <w:proofErr w:type="spellStart"/>
      <w:r w:rsidR="000D23D3">
        <w:t>Yinpterochiropteran</w:t>
      </w:r>
      <w:proofErr w:type="spellEnd"/>
      <w:r w:rsidR="000D23D3">
        <w:t xml:space="preserve"> astroviruses appear more often within </w:t>
      </w:r>
      <w:proofErr w:type="spellStart"/>
      <w:r w:rsidR="000D23D3">
        <w:t>Yangochiropteran</w:t>
      </w:r>
      <w:proofErr w:type="spellEnd"/>
      <w:r w:rsidR="000D23D3">
        <w:t xml:space="preserve"> clades than vice versa. </w:t>
      </w:r>
      <w:r w:rsidR="000C2F9F">
        <w:t>While there are only 3 microbat samples within the megabat cluster, and they all fall out basally, there are 8 megabat samples found within microbat clusters, and they are widely dispersed throughout the phylogeny.</w:t>
      </w:r>
    </w:p>
    <w:p w14:paraId="1A753F2D" w14:textId="1F056C0E" w:rsidR="00AF36DF" w:rsidRDefault="00AF36DF" w:rsidP="00F017C6"/>
    <w:p w14:paraId="2E0F0C3C" w14:textId="25015665" w:rsidR="00AF36DF" w:rsidRDefault="007A6269" w:rsidP="00F017C6">
      <w:commentRangeStart w:id="114"/>
      <w:r>
        <w:lastRenderedPageBreak/>
        <w:t xml:space="preserve">Close phylogenetic relationships between viruses hosted by different species indicates cross-species transmission. In the case of bats, this is promoted by several features of bat behavior and biology, </w:t>
      </w:r>
      <w:r w:rsidR="00BB381E">
        <w:t xml:space="preserve">including immune system modifications due to the evolution of flight, long lifespans, and dense roosting aggregations that facilitate intra- and inter- species transmission </w:t>
      </w:r>
      <w:r w:rsidR="00BB381E">
        <w:fldChar w:fldCharType="begin"/>
      </w:r>
      <w:r w:rsidR="00BB381E">
        <w:instrText xml:space="preserve"> ADDIN ZOTERO_ITEM CSL_CITATION {"citationID":"Zx2pGTY9","properties":{"formattedCitation":"\\super 1,3,4\\nosupersub{}","plainCitation":"1,3,4","noteIndex":0},"citationItems":[{"id":600,"uris":["http://zotero.org/users/2630578/items/FQDFQTPV"],"itemData":{"id":600,"type":"article-journal","abstract":"Bats (order Chiroptera, suborders Megachiroptera [“flying foxes”] and Microchiroptera) are abundant, diverse, and geographically widespread. These mammals provide us with resources, but their importance is minimized and many of their populations and species are at risk, even threatened or endangered. Some of their characteristics (food choices, colonial or solitary nature, population structure, ability to fly, seasonal migration and daily movement patterns, torpor and hibernation, life span, roosting behaviors, ability to echolocate, virus susceptibility) make them exquisitely suitable hosts of viruses and other disease agents. Bats of certain species are well recognized as being capable of transmitting rabies virus, but recent observations of outbreaks and epidemics of newly recognized human and livestock diseases caused by viruses transmitted by various megachiropteran and microchiropteran bats have drawn attention anew to these remarkable mammals. This paper summarizes information regarding chiropteran characteristics and information regarding 66 viruses that have been isolated from bats. From these summaries, it is clear that we do not know enough about bat biology; we are doing too little in terms of bat conservation; and there remain a multitude of questions regarding the role of bats in disease emergence.","container-title":"Clinical Microbiology Reviews","DOI":"10.1128/CMR.00017-06","ISSN":"0893-8512","issue":"3","journalAbbreviation":"Clin Microbiol Rev","note":"PMID: 16847084\nPMCID: PMC1539106","page":"531-545","source":"PubMed Central","title":"Bats: Important Reservoir Hosts of Emerging Viruses","title-short":"Bats","volume":"19","author":[{"family":"Calisher","given":"Charles H."},{"family":"Childs","given":"James E."},{"family":"Field","given":"Hume E."},{"family":"Holmes","given":"Kathryn V."},{"family":"Schountz","given":"Tony"}],"issued":{"date-parts":[["2006",7]]}}},{"id":776,"uris":["http://zotero.org/users/2630578/items/NPA2INCW"],"itemData":{"id":776,"type":"article-journal","abstract":"Bats are the natural reservoirs of a number of high-impact viral zoonoses. We present a quantitative analysis to address the hypothesis that bats are unique in their propensity to host zoonotic viruses based on a comparison with rodents, another important host order. We found that bats indeed host more zoonotic viruses per species than rodents, and we identified life-history and ecological factors that promote zoonotic viral richness. More zoonotic viruses are hosted by species whose distributions overlap with a greater number of other species in the same taxonomic order (sympatry). Specifically in bats, there was evidence for increased zoonotic viral richness in species with smaller litters (one young), greater longevity and more litters per year. Furthermore, our results point to a new hypothesis to explain in part why bats host more zoonotic viruses per species: the stronger effect of sympatry in bats and more viruses shared between bat species suggests that interspecific transmission is more prevalent among bats than among rodents. Although bats host more zoonotic viruses per species, the total number of zoonotic viruses identified in bats (61) was lower than in rodents (68), a result of there being approximately twice the number of rodent species as bat species. Therefore, rodents should still be a serious concern as reservoirs of emerging viruses. These findings shed light on disease emergence and perpetuation mechanisms and may help lead to a predictive framework for identifying future emerging infectious virus reservoirs.","container-title":"Proceedings. Biological Sciences","DOI":"10.1098/rspb.2012.2753","ISSN":"1471-2954","issue":"1756","journalAbbreviation":"Proc Biol Sci","language":"eng","note":"PMID: 23378666\nPMCID: PMC3574368","page":"20122753","source":"PubMed","title":"A comparison of bats and rodents as reservoirs of zoonotic viruses: are bats special?","title-short":"A comparison of bats and rodents as reservoirs of zoonotic viruses","volume":"280","author":[{"family":"Luis","given":"Angela D."},{"family":"Hayman","given":"David T. S."},{"family":"O'Shea","given":"Thomas J."},{"family":"Cryan","given":"Paul M."},{"family":"Gilbert","given":"Amy T."},{"family":"Pulliam","given":"Juliet R. C."},{"family":"Mills","given":"James N."},{"family":"Timonin","given":"Mary E."},{"family":"Willis","given":"Craig K. R."},{"family":"Cunningham","given":"Andrew A."},{"family":"Fooks","given":"Anthony R."},{"family":"Rupprecht","given":"Charles E."},{"family":"Wood","given":"James L. N."},{"family":"Webb","given":"Colleen T."}],"issued":{"date-parts":[["2013",4,7]]}}},{"id":928,"uris":["http://zotero.org/users/2630578/items/5DS7RMU5"],"itemData":{"id":928,"type":"article-journal","abstract":"The ongoing West African Ebola epidemic highlights a recurring trend in the zoonotic emergence of virulent pathogens likely to come from bat reservoirs that has caused epidemiologists to ask ‘Are bats special reservoirs for emerging zoonotic pathogens?’ We collate evidence from the past decade to delineate mitochondrial mechanisms of bat physiology that have evolved to mitigate oxidative stress incurred during metabolically costly activities such as flight. We further describe how such mechanisms might have generated pleiotropic effects responsible for tumor mitigation and pathogen control in bat hosts. These synergisms may enable ‘special’ tolerance of intracellular pathogens in bat hosts; paradoxically, this may leave them more susceptible to immunopathological morbidity when attempting to clear extracellular infections such as ‘white-nose syndrome’ (WNS).","container-title":"Trends in Microbiology","DOI":"10.1016/j.tim.2014.12.004","ISSN":"0966-842X","issue":"3","journalAbbreviation":"Trends in Microbiology","language":"en","page":"172-180","source":"ScienceDirect","title":"Bats as ‘special’ reservoirs for emerging zoonotic pathogens","volume":"23","author":[{"family":"Brook","given":"Cara E."},{"family":"Dobson","given":"Andrew P."}],"issued":{"date-parts":[["2015",3,1]]}}}],"schema":"https://github.com/citation-style-language/schema/raw/master/csl-citation.json"} </w:instrText>
      </w:r>
      <w:r w:rsidR="00BB381E">
        <w:fldChar w:fldCharType="separate"/>
      </w:r>
      <w:r w:rsidR="00BB381E" w:rsidRPr="00AC1378">
        <w:rPr>
          <w:rFonts w:ascii="Calibri" w:cs="Calibri"/>
          <w:vertAlign w:val="superscript"/>
        </w:rPr>
        <w:t>1,3,4</w:t>
      </w:r>
      <w:r w:rsidR="00BB381E">
        <w:fldChar w:fldCharType="end"/>
      </w:r>
      <w:r w:rsidR="00BB381E">
        <w:t xml:space="preserve">. </w:t>
      </w:r>
      <w:r>
        <w:t xml:space="preserve">However, the presence of more </w:t>
      </w:r>
      <w:proofErr w:type="spellStart"/>
      <w:r>
        <w:t>Yinpterochiropteran</w:t>
      </w:r>
      <w:proofErr w:type="spellEnd"/>
      <w:r>
        <w:t xml:space="preserve"> virus samples nested within </w:t>
      </w:r>
      <w:proofErr w:type="spellStart"/>
      <w:r>
        <w:t>Yangochiropteran</w:t>
      </w:r>
      <w:proofErr w:type="spellEnd"/>
      <w:r>
        <w:t xml:space="preserve"> virus samples appears to suggest that the likelihood of transmission between the two groups may not be equal.</w:t>
      </w:r>
      <w:commentRangeEnd w:id="114"/>
      <w:r w:rsidR="00123048">
        <w:rPr>
          <w:rStyle w:val="CommentReference"/>
        </w:rPr>
        <w:commentReference w:id="114"/>
      </w:r>
    </w:p>
    <w:p w14:paraId="3B82FFBF" w14:textId="2B9A0A8B" w:rsidR="00FF4F97" w:rsidRDefault="00FF4F97" w:rsidP="0059699F"/>
    <w:p w14:paraId="6107EA37" w14:textId="79FB2BE7" w:rsidR="00FF4F97" w:rsidRPr="008F54B7" w:rsidRDefault="00FF4F97" w:rsidP="00FF4F97">
      <w:r>
        <w:t>It should be noted, however, that many of these basal nodes have weak support values, therefore our confidence in these relationships isn’t particularly strong</w:t>
      </w:r>
      <w:r w:rsidR="0059699F">
        <w:t>.</w:t>
      </w:r>
      <w:r w:rsidR="00F46D9B">
        <w:t xml:space="preserve"> </w:t>
      </w:r>
      <w:r w:rsidR="00EB31CA">
        <w:t xml:space="preserve">Further </w:t>
      </w:r>
      <w:r>
        <w:t xml:space="preserve">sampling </w:t>
      </w:r>
      <w:r w:rsidR="00B036CD">
        <w:t xml:space="preserve">is necessary to help </w:t>
      </w:r>
      <w:r w:rsidR="00A21D96">
        <w:t>elucidate</w:t>
      </w:r>
      <w:r w:rsidR="00B036CD">
        <w:t xml:space="preserve"> these patterns.</w:t>
      </w:r>
    </w:p>
    <w:p w14:paraId="5E2B125C" w14:textId="4FEC5412" w:rsidR="0082172C" w:rsidRPr="006E3836" w:rsidRDefault="0082172C" w:rsidP="00FD6559">
      <w:pPr>
        <w:tabs>
          <w:tab w:val="left" w:pos="2831"/>
        </w:tabs>
      </w:pPr>
    </w:p>
    <w:p w14:paraId="049CC78B" w14:textId="49AE74F2" w:rsidR="00A418C4" w:rsidRDefault="006E3836" w:rsidP="00A418C4">
      <w:pPr>
        <w:tabs>
          <w:tab w:val="left" w:pos="2831"/>
        </w:tabs>
      </w:pPr>
      <w:r w:rsidRPr="006E3836">
        <w:t>CONCLUSION</w:t>
      </w:r>
    </w:p>
    <w:p w14:paraId="610BF2C7" w14:textId="226D97EF" w:rsidR="00D72A30" w:rsidRDefault="00D72A30" w:rsidP="00A418C4">
      <w:pPr>
        <w:tabs>
          <w:tab w:val="left" w:pos="2831"/>
        </w:tabs>
      </w:pPr>
    </w:p>
    <w:p w14:paraId="616A64EB" w14:textId="77777777" w:rsidR="00D72A30" w:rsidRDefault="00D72A30" w:rsidP="00A418C4">
      <w:pPr>
        <w:tabs>
          <w:tab w:val="left" w:pos="2831"/>
        </w:tabs>
      </w:pPr>
    </w:p>
    <w:p w14:paraId="0419DF9C" w14:textId="4328470B" w:rsidR="0052027F" w:rsidRDefault="0052027F" w:rsidP="00A418C4">
      <w:pPr>
        <w:tabs>
          <w:tab w:val="left" w:pos="2831"/>
        </w:tabs>
      </w:pPr>
      <w:r>
        <w:t>DATA AVAILABLITY STATEMENT</w:t>
      </w:r>
    </w:p>
    <w:p w14:paraId="7B3A5AF1" w14:textId="33A6ECA2" w:rsidR="0052027F" w:rsidRDefault="0052027F" w:rsidP="00A418C4">
      <w:pPr>
        <w:tabs>
          <w:tab w:val="left" w:pos="2831"/>
        </w:tabs>
      </w:pPr>
      <w:r>
        <w:t>The sequences presented in the study are deposited in NCBI, accession number: XXXX.</w:t>
      </w:r>
    </w:p>
    <w:p w14:paraId="25D0D0DB" w14:textId="56E91868" w:rsidR="0052027F" w:rsidRDefault="0052027F" w:rsidP="00A418C4">
      <w:pPr>
        <w:tabs>
          <w:tab w:val="left" w:pos="2831"/>
        </w:tabs>
      </w:pPr>
    </w:p>
    <w:p w14:paraId="475A261F" w14:textId="6E4D5588" w:rsidR="0052027F" w:rsidRDefault="0052027F" w:rsidP="00A418C4">
      <w:pPr>
        <w:tabs>
          <w:tab w:val="left" w:pos="2831"/>
        </w:tabs>
      </w:pPr>
      <w:r>
        <w:t>ETHICS STATEMENT</w:t>
      </w:r>
    </w:p>
    <w:p w14:paraId="27D72384" w14:textId="4DF17D3C" w:rsidR="0052027F" w:rsidRDefault="0052027F" w:rsidP="00A418C4">
      <w:pPr>
        <w:tabs>
          <w:tab w:val="left" w:pos="2831"/>
        </w:tabs>
      </w:pPr>
      <w:r>
        <w:t>The animal study was reviewed and approved by UC Berkeley Animal Care and Use Committee and Madagascar Ministry of Forest and the Environment under guidelines posted by the American Veterinary Medical Association.</w:t>
      </w:r>
    </w:p>
    <w:p w14:paraId="445E3878" w14:textId="6DA92CFB" w:rsidR="0052027F" w:rsidRDefault="0052027F" w:rsidP="00A418C4">
      <w:pPr>
        <w:tabs>
          <w:tab w:val="left" w:pos="2831"/>
        </w:tabs>
      </w:pPr>
    </w:p>
    <w:p w14:paraId="0E2F8DC6" w14:textId="620534DE" w:rsidR="0052027F" w:rsidRDefault="0052027F" w:rsidP="00A418C4">
      <w:pPr>
        <w:tabs>
          <w:tab w:val="left" w:pos="2831"/>
        </w:tabs>
      </w:pPr>
      <w:r>
        <w:t>AUTHOR CONTRIBUTIONS</w:t>
      </w:r>
    </w:p>
    <w:p w14:paraId="7CCA0F12" w14:textId="61CDC72F" w:rsidR="0052027F" w:rsidRDefault="0052027F" w:rsidP="00A418C4">
      <w:pPr>
        <w:tabs>
          <w:tab w:val="left" w:pos="2831"/>
        </w:tabs>
      </w:pPr>
      <w:r>
        <w:t xml:space="preserve">CB conceived of the project and acquired the funding, in collaboration with J-MH, PD, JD, and CT. Field samples were collected and RNA extracted by AA, SA, AG, HR, TR, NR, and CB. AK led the </w:t>
      </w:r>
      <w:proofErr w:type="spellStart"/>
      <w:r>
        <w:t>mNGS</w:t>
      </w:r>
      <w:proofErr w:type="spellEnd"/>
      <w:r>
        <w:t xml:space="preserve">, with support from VA, HR, TR, and CB. SH and CB </w:t>
      </w:r>
      <w:r w:rsidR="0001371F">
        <w:t>analyzed</w:t>
      </w:r>
      <w:r>
        <w:t xml:space="preserve"> the resulting data and co-wrote the original draft of the manuscript, which all authors edited and approved.</w:t>
      </w:r>
    </w:p>
    <w:p w14:paraId="05D0D634" w14:textId="66546D30" w:rsidR="0052027F" w:rsidRDefault="0052027F" w:rsidP="00A418C4">
      <w:pPr>
        <w:tabs>
          <w:tab w:val="left" w:pos="2831"/>
        </w:tabs>
      </w:pPr>
    </w:p>
    <w:p w14:paraId="4FEDB1EA" w14:textId="6289B7C6" w:rsidR="00672A99" w:rsidRDefault="00672A99" w:rsidP="00A418C4">
      <w:pPr>
        <w:tabs>
          <w:tab w:val="left" w:pos="2831"/>
        </w:tabs>
      </w:pPr>
      <w:r>
        <w:t>FUNDING</w:t>
      </w:r>
      <w:r>
        <w:br/>
      </w:r>
      <w:r w:rsidRPr="00672A99">
        <w:t xml:space="preserve">Research was funded by the National Institutes of Health (1R01AI129822-01 grant to J-MH, PD, and CB), DARPA (PREEMPT Program Cooperative Agreement no. D18AC00031 to CB), the Bill and Melinda Gates Foundation (GCE/ID OPP1211841 to CB and J-MH), the Adolph C. and Mary Sprague Miller Institute for Basic Research in Science (postdoctoral fellowship to CB), the Branco Weiss Society in Science (fellowship to CB), and the Chan Zuckerberg </w:t>
      </w:r>
      <w:proofErr w:type="spellStart"/>
      <w:r w:rsidRPr="00672A99">
        <w:t>Biohub</w:t>
      </w:r>
      <w:proofErr w:type="spellEnd"/>
      <w:r w:rsidRPr="00672A99">
        <w:t>.</w:t>
      </w:r>
    </w:p>
    <w:p w14:paraId="3FBC26C1" w14:textId="3027815F" w:rsidR="00672A99" w:rsidRDefault="00672A99" w:rsidP="00A418C4">
      <w:pPr>
        <w:tabs>
          <w:tab w:val="left" w:pos="2831"/>
        </w:tabs>
      </w:pPr>
    </w:p>
    <w:p w14:paraId="769AE962" w14:textId="488F88FA" w:rsidR="00672A99" w:rsidRDefault="00672A99" w:rsidP="00A418C4">
      <w:pPr>
        <w:tabs>
          <w:tab w:val="left" w:pos="2831"/>
        </w:tabs>
      </w:pPr>
      <w:r>
        <w:t>ACKNOWLEDGEMENTS</w:t>
      </w:r>
    </w:p>
    <w:p w14:paraId="4586C47F" w14:textId="0A0FC069" w:rsidR="00672A99" w:rsidRDefault="00672A99" w:rsidP="00A418C4">
      <w:pPr>
        <w:tabs>
          <w:tab w:val="left" w:pos="2831"/>
        </w:tabs>
      </w:pPr>
      <w:r>
        <w:t xml:space="preserve">The authors </w:t>
      </w:r>
      <w:r w:rsidR="002665EA">
        <w:t xml:space="preserve">acknowledge Kimberly Rivera and Sarah </w:t>
      </w:r>
      <w:proofErr w:type="spellStart"/>
      <w:r w:rsidR="002665EA">
        <w:t>guth</w:t>
      </w:r>
      <w:proofErr w:type="spellEnd"/>
      <w:r w:rsidR="002665EA">
        <w:t xml:space="preserve"> for help in the field and lab and at the Virology Unit at the </w:t>
      </w:r>
      <w:proofErr w:type="spellStart"/>
      <w:r w:rsidR="002665EA">
        <w:t>Institut</w:t>
      </w:r>
      <w:proofErr w:type="spellEnd"/>
      <w:r w:rsidR="002665EA">
        <w:t xml:space="preserve"> Pasteur de Madagascar and </w:t>
      </w:r>
      <w:proofErr w:type="spellStart"/>
      <w:r w:rsidR="002665EA">
        <w:t>Maira</w:t>
      </w:r>
      <w:proofErr w:type="spellEnd"/>
      <w:r w:rsidR="002665EA">
        <w:t xml:space="preserve"> Phelps of the Chan </w:t>
      </w:r>
      <w:proofErr w:type="spellStart"/>
      <w:r w:rsidR="002665EA">
        <w:t>Zuckerburg</w:t>
      </w:r>
      <w:proofErr w:type="spellEnd"/>
      <w:r w:rsidR="002665EA">
        <w:t xml:space="preserve"> </w:t>
      </w:r>
      <w:proofErr w:type="spellStart"/>
      <w:r w:rsidR="002665EA">
        <w:t>Biohuc</w:t>
      </w:r>
      <w:proofErr w:type="spellEnd"/>
      <w:r w:rsidR="002665EA">
        <w:t xml:space="preserve"> (CZB) for logistical support. They additionally thank Angela Detweiler, Michelle Tan, and Norma Neff of the CZB genomics platform for </w:t>
      </w:r>
      <w:proofErr w:type="spellStart"/>
      <w:r w:rsidR="002665EA">
        <w:t>mNGS</w:t>
      </w:r>
      <w:proofErr w:type="spellEnd"/>
      <w:r w:rsidR="002665EA">
        <w:t xml:space="preserve"> support and thank the Brook lab at the University of Chicago for helpful contributions to the manuscript.</w:t>
      </w:r>
    </w:p>
    <w:p w14:paraId="2E7D4126" w14:textId="77777777" w:rsidR="00672A99" w:rsidRDefault="00672A99" w:rsidP="00A418C4">
      <w:pPr>
        <w:tabs>
          <w:tab w:val="left" w:pos="2831"/>
        </w:tabs>
      </w:pPr>
    </w:p>
    <w:p w14:paraId="0161699B" w14:textId="23DAFB6A" w:rsidR="00A418C4" w:rsidRDefault="00A418C4" w:rsidP="00A418C4">
      <w:pPr>
        <w:tabs>
          <w:tab w:val="left" w:pos="2831"/>
        </w:tabs>
      </w:pPr>
      <w:r>
        <w:t>SUPPLEMENT</w:t>
      </w:r>
      <w:r w:rsidR="00783B0E">
        <w:t>ARY MATERIAL</w:t>
      </w:r>
    </w:p>
    <w:p w14:paraId="77C5BD59" w14:textId="1C918108" w:rsidR="00A418C4" w:rsidRDefault="00A418C4" w:rsidP="00A418C4">
      <w:pPr>
        <w:tabs>
          <w:tab w:val="left" w:pos="2831"/>
        </w:tabs>
      </w:pPr>
    </w:p>
    <w:p w14:paraId="150FC9C1" w14:textId="5DD6BFD4" w:rsidR="00101AAD" w:rsidRDefault="00101AAD" w:rsidP="00A418C4">
      <w:pPr>
        <w:tabs>
          <w:tab w:val="left" w:pos="2831"/>
        </w:tabs>
      </w:pPr>
      <w:proofErr w:type="spellStart"/>
      <w:r>
        <w:t>Github</w:t>
      </w:r>
      <w:proofErr w:type="spellEnd"/>
      <w:r>
        <w:t xml:space="preserve"> Link</w:t>
      </w:r>
    </w:p>
    <w:p w14:paraId="182B4E5E" w14:textId="28EF8E7F" w:rsidR="00860AF3" w:rsidRDefault="00860AF3" w:rsidP="00A418C4">
      <w:pPr>
        <w:tabs>
          <w:tab w:val="left" w:pos="2831"/>
        </w:tabs>
      </w:pPr>
      <w:r>
        <w:t xml:space="preserve">Table 1: </w:t>
      </w:r>
      <w:proofErr w:type="spellStart"/>
      <w:r>
        <w:t>illumina</w:t>
      </w:r>
      <w:proofErr w:type="spellEnd"/>
      <w:r>
        <w:t xml:space="preserve"> sequencing input (sample type, sample id)</w:t>
      </w:r>
    </w:p>
    <w:p w14:paraId="0E2172CF" w14:textId="17A26B1C" w:rsidR="00A418C4" w:rsidRDefault="00485F7C" w:rsidP="00A418C4">
      <w:pPr>
        <w:tabs>
          <w:tab w:val="left" w:pos="2831"/>
        </w:tabs>
      </w:pPr>
      <w:r>
        <w:t xml:space="preserve">Table </w:t>
      </w:r>
      <w:r w:rsidR="00860AF3">
        <w:t>2</w:t>
      </w:r>
      <w:r>
        <w:t xml:space="preserve">: </w:t>
      </w:r>
      <w:r w:rsidR="00A418C4">
        <w:t>blast results</w:t>
      </w:r>
    </w:p>
    <w:p w14:paraId="4AEE9D02" w14:textId="22EBCFED" w:rsidR="00ED3DB7" w:rsidRDefault="00155C78" w:rsidP="00FD6559">
      <w:pPr>
        <w:tabs>
          <w:tab w:val="left" w:pos="2831"/>
        </w:tabs>
      </w:pPr>
      <w:r>
        <w:t xml:space="preserve">Coverage </w:t>
      </w:r>
      <w:proofErr w:type="gramStart"/>
      <w:r>
        <w:t>plot</w:t>
      </w:r>
      <w:proofErr w:type="gramEnd"/>
      <w:r>
        <w:t xml:space="preserve"> of discarded </w:t>
      </w:r>
      <w:proofErr w:type="spellStart"/>
      <w:r>
        <w:t>astrvirus</w:t>
      </w:r>
      <w:proofErr w:type="spellEnd"/>
      <w:r>
        <w:t xml:space="preserve"> full genome</w:t>
      </w:r>
    </w:p>
    <w:p w14:paraId="66DBF796" w14:textId="1FB6309A" w:rsidR="004255E1" w:rsidRDefault="004255E1" w:rsidP="00FD6559">
      <w:pPr>
        <w:tabs>
          <w:tab w:val="left" w:pos="2831"/>
        </w:tabs>
      </w:pPr>
    </w:p>
    <w:p w14:paraId="2B734822" w14:textId="77777777" w:rsidR="004255E1" w:rsidRPr="006E3836" w:rsidRDefault="004255E1" w:rsidP="00FD6559">
      <w:pPr>
        <w:tabs>
          <w:tab w:val="left" w:pos="2831"/>
        </w:tabs>
      </w:pPr>
    </w:p>
    <w:p w14:paraId="029F1892" w14:textId="68CDE79B" w:rsidR="00ED3DB7" w:rsidRDefault="0047218B" w:rsidP="00FD6559">
      <w:pPr>
        <w:tabs>
          <w:tab w:val="left" w:pos="2831"/>
        </w:tabs>
      </w:pPr>
      <w:r w:rsidRPr="006E3836">
        <w:t>LITERATURE CITED</w:t>
      </w:r>
    </w:p>
    <w:p w14:paraId="3E3B17B9" w14:textId="7C09FC0E" w:rsidR="00F017C6" w:rsidRDefault="00F017C6" w:rsidP="00FD6559">
      <w:pPr>
        <w:tabs>
          <w:tab w:val="left" w:pos="2831"/>
        </w:tabs>
      </w:pPr>
    </w:p>
    <w:p w14:paraId="14F5EDCC" w14:textId="77777777" w:rsidR="00BF4810" w:rsidRPr="00BF4810" w:rsidRDefault="00F017C6" w:rsidP="00BF4810">
      <w:pPr>
        <w:pStyle w:val="Bibliography"/>
        <w:rPr>
          <w:rFonts w:ascii="Calibri" w:cs="Calibri"/>
        </w:rPr>
      </w:pPr>
      <w:r>
        <w:fldChar w:fldCharType="begin"/>
      </w:r>
      <w:r>
        <w:instrText xml:space="preserve"> ADDIN ZOTERO_BIBL {"uncited":[],"omitted":[],"custom":[]} CSL_BIBLIOGRAPHY </w:instrText>
      </w:r>
      <w:r>
        <w:fldChar w:fldCharType="separate"/>
      </w:r>
      <w:r w:rsidR="00BF4810" w:rsidRPr="00BF4810">
        <w:rPr>
          <w:rFonts w:ascii="Calibri" w:cs="Calibri"/>
        </w:rPr>
        <w:t>1.</w:t>
      </w:r>
      <w:r w:rsidR="00BF4810" w:rsidRPr="00BF4810">
        <w:rPr>
          <w:rFonts w:ascii="Calibri" w:cs="Calibri"/>
        </w:rPr>
        <w:tab/>
        <w:t xml:space="preserve">Calisher, C. H., Childs, J. E., Field, H. E., Holmes, K. V. &amp; Schountz, T. Bats: Important Reservoir Hosts of Emerging Viruses. </w:t>
      </w:r>
      <w:r w:rsidR="00BF4810" w:rsidRPr="00BF4810">
        <w:rPr>
          <w:rFonts w:ascii="Calibri" w:cs="Calibri"/>
          <w:i/>
          <w:iCs/>
        </w:rPr>
        <w:t>Clin. Microbiol. Rev.</w:t>
      </w:r>
      <w:r w:rsidR="00BF4810" w:rsidRPr="00BF4810">
        <w:rPr>
          <w:rFonts w:ascii="Calibri" w:cs="Calibri"/>
        </w:rPr>
        <w:t xml:space="preserve"> </w:t>
      </w:r>
      <w:r w:rsidR="00BF4810" w:rsidRPr="00BF4810">
        <w:rPr>
          <w:rFonts w:ascii="Calibri" w:cs="Calibri"/>
          <w:b/>
          <w:bCs/>
        </w:rPr>
        <w:t>19</w:t>
      </w:r>
      <w:r w:rsidR="00BF4810" w:rsidRPr="00BF4810">
        <w:rPr>
          <w:rFonts w:ascii="Calibri" w:cs="Calibri"/>
        </w:rPr>
        <w:t>, 531–545 (2006).</w:t>
      </w:r>
    </w:p>
    <w:p w14:paraId="39B05E23" w14:textId="77777777" w:rsidR="00BF4810" w:rsidRPr="00BF4810" w:rsidRDefault="00BF4810" w:rsidP="00BF4810">
      <w:pPr>
        <w:pStyle w:val="Bibliography"/>
        <w:rPr>
          <w:rFonts w:ascii="Calibri" w:cs="Calibri"/>
        </w:rPr>
      </w:pPr>
      <w:r w:rsidRPr="00BF4810">
        <w:rPr>
          <w:rFonts w:ascii="Calibri" w:cs="Calibri"/>
        </w:rPr>
        <w:t>2.</w:t>
      </w:r>
      <w:r w:rsidRPr="00BF4810">
        <w:rPr>
          <w:rFonts w:ascii="Calibri" w:cs="Calibri"/>
        </w:rPr>
        <w:tab/>
        <w:t xml:space="preserve">Han, H.-J. </w:t>
      </w:r>
      <w:r w:rsidRPr="00BF4810">
        <w:rPr>
          <w:rFonts w:ascii="Calibri" w:cs="Calibri"/>
          <w:i/>
          <w:iCs/>
        </w:rPr>
        <w:t>et al.</w:t>
      </w:r>
      <w:r w:rsidRPr="00BF4810">
        <w:rPr>
          <w:rFonts w:ascii="Calibri" w:cs="Calibri"/>
        </w:rPr>
        <w:t xml:space="preserve"> Bats as reservoirs of severe emerging infectious diseases. </w:t>
      </w:r>
      <w:r w:rsidRPr="00BF4810">
        <w:rPr>
          <w:rFonts w:ascii="Calibri" w:cs="Calibri"/>
          <w:i/>
          <w:iCs/>
        </w:rPr>
        <w:t>Virus Res.</w:t>
      </w:r>
      <w:r w:rsidRPr="00BF4810">
        <w:rPr>
          <w:rFonts w:ascii="Calibri" w:cs="Calibri"/>
        </w:rPr>
        <w:t xml:space="preserve"> </w:t>
      </w:r>
      <w:r w:rsidRPr="00BF4810">
        <w:rPr>
          <w:rFonts w:ascii="Calibri" w:cs="Calibri"/>
          <w:b/>
          <w:bCs/>
        </w:rPr>
        <w:t>205</w:t>
      </w:r>
      <w:r w:rsidRPr="00BF4810">
        <w:rPr>
          <w:rFonts w:ascii="Calibri" w:cs="Calibri"/>
        </w:rPr>
        <w:t>, 1–6 (2015).</w:t>
      </w:r>
    </w:p>
    <w:p w14:paraId="3E1832F1" w14:textId="77777777" w:rsidR="00BF4810" w:rsidRPr="00BF4810" w:rsidRDefault="00BF4810" w:rsidP="00BF4810">
      <w:pPr>
        <w:pStyle w:val="Bibliography"/>
        <w:rPr>
          <w:rFonts w:ascii="Calibri" w:cs="Calibri"/>
        </w:rPr>
      </w:pPr>
      <w:r w:rsidRPr="00BF4810">
        <w:rPr>
          <w:rFonts w:ascii="Calibri" w:cs="Calibri"/>
        </w:rPr>
        <w:t>3.</w:t>
      </w:r>
      <w:r w:rsidRPr="00BF4810">
        <w:rPr>
          <w:rFonts w:ascii="Calibri" w:cs="Calibri"/>
        </w:rPr>
        <w:tab/>
        <w:t xml:space="preserve">Luis, A. D. </w:t>
      </w:r>
      <w:r w:rsidRPr="00BF4810">
        <w:rPr>
          <w:rFonts w:ascii="Calibri" w:cs="Calibri"/>
          <w:i/>
          <w:iCs/>
        </w:rPr>
        <w:t>et al.</w:t>
      </w:r>
      <w:r w:rsidRPr="00BF4810">
        <w:rPr>
          <w:rFonts w:ascii="Calibri" w:cs="Calibri"/>
        </w:rPr>
        <w:t xml:space="preserve"> A comparison of bats and rodents as reservoirs of zoonotic viruses: are bats special? </w:t>
      </w:r>
      <w:r w:rsidRPr="00BF4810">
        <w:rPr>
          <w:rFonts w:ascii="Calibri" w:cs="Calibri"/>
          <w:i/>
          <w:iCs/>
        </w:rPr>
        <w:t>Proc. Biol. Sci.</w:t>
      </w:r>
      <w:r w:rsidRPr="00BF4810">
        <w:rPr>
          <w:rFonts w:ascii="Calibri" w:cs="Calibri"/>
        </w:rPr>
        <w:t xml:space="preserve"> </w:t>
      </w:r>
      <w:r w:rsidRPr="00BF4810">
        <w:rPr>
          <w:rFonts w:ascii="Calibri" w:cs="Calibri"/>
          <w:b/>
          <w:bCs/>
        </w:rPr>
        <w:t>280</w:t>
      </w:r>
      <w:r w:rsidRPr="00BF4810">
        <w:rPr>
          <w:rFonts w:ascii="Calibri" w:cs="Calibri"/>
        </w:rPr>
        <w:t>, 20122753 (2013).</w:t>
      </w:r>
    </w:p>
    <w:p w14:paraId="4167134E" w14:textId="77777777" w:rsidR="00BF4810" w:rsidRPr="00BF4810" w:rsidRDefault="00BF4810" w:rsidP="00BF4810">
      <w:pPr>
        <w:pStyle w:val="Bibliography"/>
        <w:rPr>
          <w:rFonts w:ascii="Calibri" w:cs="Calibri"/>
        </w:rPr>
      </w:pPr>
      <w:r w:rsidRPr="00BF4810">
        <w:rPr>
          <w:rFonts w:ascii="Calibri" w:cs="Calibri"/>
        </w:rPr>
        <w:t>4.</w:t>
      </w:r>
      <w:r w:rsidRPr="00BF4810">
        <w:rPr>
          <w:rFonts w:ascii="Calibri" w:cs="Calibri"/>
        </w:rPr>
        <w:tab/>
        <w:t xml:space="preserve">Brook, C. E. &amp; Dobson, A. P. Bats as ‘special’ reservoirs for emerging zoonotic pathogens. </w:t>
      </w:r>
      <w:r w:rsidRPr="00BF4810">
        <w:rPr>
          <w:rFonts w:ascii="Calibri" w:cs="Calibri"/>
          <w:i/>
          <w:iCs/>
        </w:rPr>
        <w:t>Trends Microbiol.</w:t>
      </w:r>
      <w:r w:rsidRPr="00BF4810">
        <w:rPr>
          <w:rFonts w:ascii="Calibri" w:cs="Calibri"/>
        </w:rPr>
        <w:t xml:space="preserve"> </w:t>
      </w:r>
      <w:r w:rsidRPr="00BF4810">
        <w:rPr>
          <w:rFonts w:ascii="Calibri" w:cs="Calibri"/>
          <w:b/>
          <w:bCs/>
        </w:rPr>
        <w:t>23</w:t>
      </w:r>
      <w:r w:rsidRPr="00BF4810">
        <w:rPr>
          <w:rFonts w:ascii="Calibri" w:cs="Calibri"/>
        </w:rPr>
        <w:t>, 172–180 (2015).</w:t>
      </w:r>
    </w:p>
    <w:p w14:paraId="2A5C6351" w14:textId="77777777" w:rsidR="00BF4810" w:rsidRPr="00BF4810" w:rsidRDefault="00BF4810" w:rsidP="00BF4810">
      <w:pPr>
        <w:pStyle w:val="Bibliography"/>
        <w:rPr>
          <w:rFonts w:ascii="Calibri" w:cs="Calibri"/>
        </w:rPr>
      </w:pPr>
      <w:r w:rsidRPr="00BF4810">
        <w:rPr>
          <w:rFonts w:ascii="Calibri" w:cs="Calibri"/>
        </w:rPr>
        <w:t>5.</w:t>
      </w:r>
      <w:r w:rsidRPr="00BF4810">
        <w:rPr>
          <w:rFonts w:ascii="Calibri" w:cs="Calibri"/>
        </w:rPr>
        <w:tab/>
        <w:t xml:space="preserve">Goodman, S. M., Schoeman, M. C., Rakotoarivelo, A. &amp; Willows-Munro, S. How many species of Hipposideros have occurred on Madagascar since the Late Pleistocene? </w:t>
      </w:r>
      <w:r w:rsidRPr="00BF4810">
        <w:rPr>
          <w:rFonts w:ascii="Calibri" w:cs="Calibri"/>
          <w:i/>
          <w:iCs/>
        </w:rPr>
        <w:t>Zool. J. Linn. Soc.</w:t>
      </w:r>
      <w:r w:rsidRPr="00BF4810">
        <w:rPr>
          <w:rFonts w:ascii="Calibri" w:cs="Calibri"/>
        </w:rPr>
        <w:t xml:space="preserve"> </w:t>
      </w:r>
      <w:r w:rsidRPr="00BF4810">
        <w:rPr>
          <w:rFonts w:ascii="Calibri" w:cs="Calibri"/>
          <w:b/>
          <w:bCs/>
        </w:rPr>
        <w:t>177</w:t>
      </w:r>
      <w:r w:rsidRPr="00BF4810">
        <w:rPr>
          <w:rFonts w:ascii="Calibri" w:cs="Calibri"/>
        </w:rPr>
        <w:t>, 428–449 (2016).</w:t>
      </w:r>
    </w:p>
    <w:p w14:paraId="355AD4F2" w14:textId="77777777" w:rsidR="00BF4810" w:rsidRPr="00BF4810" w:rsidRDefault="00BF4810" w:rsidP="00BF4810">
      <w:pPr>
        <w:pStyle w:val="Bibliography"/>
        <w:rPr>
          <w:rFonts w:ascii="Calibri" w:cs="Calibri"/>
        </w:rPr>
      </w:pPr>
      <w:r w:rsidRPr="00BF4810">
        <w:rPr>
          <w:rFonts w:ascii="Calibri" w:cs="Calibri"/>
        </w:rPr>
        <w:t>6.</w:t>
      </w:r>
      <w:r w:rsidRPr="00BF4810">
        <w:rPr>
          <w:rFonts w:ascii="Calibri" w:cs="Calibri"/>
        </w:rPr>
        <w:tab/>
        <w:t xml:space="preserve">Teeling, E. C. </w:t>
      </w:r>
      <w:r w:rsidRPr="00BF4810">
        <w:rPr>
          <w:rFonts w:ascii="Calibri" w:cs="Calibri"/>
          <w:i/>
          <w:iCs/>
        </w:rPr>
        <w:t>et al.</w:t>
      </w:r>
      <w:r w:rsidRPr="00BF4810">
        <w:rPr>
          <w:rFonts w:ascii="Calibri" w:cs="Calibri"/>
        </w:rPr>
        <w:t xml:space="preserve"> A Molecular Phylogeny for Bats Illuminates Biogeography and the Fossil Record. </w:t>
      </w:r>
      <w:r w:rsidRPr="00BF4810">
        <w:rPr>
          <w:rFonts w:ascii="Calibri" w:cs="Calibri"/>
          <w:i/>
          <w:iCs/>
        </w:rPr>
        <w:t>Science</w:t>
      </w:r>
      <w:r w:rsidRPr="00BF4810">
        <w:rPr>
          <w:rFonts w:ascii="Calibri" w:cs="Calibri"/>
        </w:rPr>
        <w:t xml:space="preserve"> </w:t>
      </w:r>
      <w:r w:rsidRPr="00BF4810">
        <w:rPr>
          <w:rFonts w:ascii="Calibri" w:cs="Calibri"/>
          <w:b/>
          <w:bCs/>
        </w:rPr>
        <w:t>307</w:t>
      </w:r>
      <w:r w:rsidRPr="00BF4810">
        <w:rPr>
          <w:rFonts w:ascii="Calibri" w:cs="Calibri"/>
        </w:rPr>
        <w:t>, 580–584 (2005).</w:t>
      </w:r>
    </w:p>
    <w:p w14:paraId="78A81C6E" w14:textId="77777777" w:rsidR="00BF4810" w:rsidRPr="00BF4810" w:rsidRDefault="00BF4810" w:rsidP="00BF4810">
      <w:pPr>
        <w:pStyle w:val="Bibliography"/>
        <w:rPr>
          <w:rFonts w:ascii="Calibri" w:cs="Calibri"/>
        </w:rPr>
      </w:pPr>
      <w:r w:rsidRPr="00BF4810">
        <w:rPr>
          <w:rFonts w:ascii="Calibri" w:cs="Calibri"/>
        </w:rPr>
        <w:t>7.</w:t>
      </w:r>
      <w:r w:rsidRPr="00BF4810">
        <w:rPr>
          <w:rFonts w:ascii="Calibri" w:cs="Calibri"/>
        </w:rPr>
        <w:tab/>
        <w:t xml:space="preserve">Lebarbenchon, C. </w:t>
      </w:r>
      <w:r w:rsidRPr="00BF4810">
        <w:rPr>
          <w:rFonts w:ascii="Calibri" w:cs="Calibri"/>
          <w:i/>
          <w:iCs/>
        </w:rPr>
        <w:t>et al.</w:t>
      </w:r>
      <w:r w:rsidRPr="00BF4810">
        <w:rPr>
          <w:rFonts w:ascii="Calibri" w:cs="Calibri"/>
        </w:rPr>
        <w:t xml:space="preserve"> Astroviruses in bats, Madagascar. </w:t>
      </w:r>
      <w:r w:rsidRPr="00BF4810">
        <w:rPr>
          <w:rFonts w:ascii="Calibri" w:cs="Calibri"/>
          <w:i/>
          <w:iCs/>
        </w:rPr>
        <w:t>Emerg. Microbes Infect.</w:t>
      </w:r>
      <w:r w:rsidRPr="00BF4810">
        <w:rPr>
          <w:rFonts w:ascii="Calibri" w:cs="Calibri"/>
        </w:rPr>
        <w:t xml:space="preserve"> </w:t>
      </w:r>
      <w:r w:rsidRPr="00BF4810">
        <w:rPr>
          <w:rFonts w:ascii="Calibri" w:cs="Calibri"/>
          <w:b/>
          <w:bCs/>
        </w:rPr>
        <w:t>6</w:t>
      </w:r>
      <w:r w:rsidRPr="00BF4810">
        <w:rPr>
          <w:rFonts w:ascii="Calibri" w:cs="Calibri"/>
        </w:rPr>
        <w:t>, 1–3 (2017).</w:t>
      </w:r>
    </w:p>
    <w:p w14:paraId="6457A3F7" w14:textId="77777777" w:rsidR="00BF4810" w:rsidRPr="00BF4810" w:rsidRDefault="00BF4810" w:rsidP="00BF4810">
      <w:pPr>
        <w:pStyle w:val="Bibliography"/>
        <w:rPr>
          <w:rFonts w:ascii="Calibri" w:cs="Calibri"/>
        </w:rPr>
      </w:pPr>
      <w:r w:rsidRPr="00BF4810">
        <w:rPr>
          <w:rFonts w:ascii="Calibri" w:cs="Calibri"/>
        </w:rPr>
        <w:t>8.</w:t>
      </w:r>
      <w:r w:rsidRPr="00BF4810">
        <w:rPr>
          <w:rFonts w:ascii="Calibri" w:cs="Calibri"/>
        </w:rPr>
        <w:tab/>
        <w:t xml:space="preserve">Kettenburg, G. </w:t>
      </w:r>
      <w:r w:rsidRPr="00BF4810">
        <w:rPr>
          <w:rFonts w:ascii="Calibri" w:cs="Calibri"/>
          <w:i/>
          <w:iCs/>
        </w:rPr>
        <w:t>et al.</w:t>
      </w:r>
      <w:r w:rsidRPr="00BF4810">
        <w:rPr>
          <w:rFonts w:ascii="Calibri" w:cs="Calibri"/>
        </w:rPr>
        <w:t xml:space="preserve"> Full Genome Nobecovirus Sequences From Malagasy Fruit Bats Define a Unique Evolutionary History for This Coronavirus Clade. </w:t>
      </w:r>
      <w:r w:rsidRPr="00BF4810">
        <w:rPr>
          <w:rFonts w:ascii="Calibri" w:cs="Calibri"/>
          <w:i/>
          <w:iCs/>
        </w:rPr>
        <w:t>Front. Public Health</w:t>
      </w:r>
      <w:r w:rsidRPr="00BF4810">
        <w:rPr>
          <w:rFonts w:ascii="Calibri" w:cs="Calibri"/>
        </w:rPr>
        <w:t xml:space="preserve"> </w:t>
      </w:r>
      <w:r w:rsidRPr="00BF4810">
        <w:rPr>
          <w:rFonts w:ascii="Calibri" w:cs="Calibri"/>
          <w:b/>
          <w:bCs/>
        </w:rPr>
        <w:t>10</w:t>
      </w:r>
      <w:r w:rsidRPr="00BF4810">
        <w:rPr>
          <w:rFonts w:ascii="Calibri" w:cs="Calibri"/>
        </w:rPr>
        <w:t>, 786060 (2022).</w:t>
      </w:r>
    </w:p>
    <w:p w14:paraId="113A2C40" w14:textId="77777777" w:rsidR="00BF4810" w:rsidRPr="00BF4810" w:rsidRDefault="00BF4810" w:rsidP="00BF4810">
      <w:pPr>
        <w:pStyle w:val="Bibliography"/>
        <w:rPr>
          <w:rFonts w:ascii="Calibri" w:cs="Calibri"/>
        </w:rPr>
      </w:pPr>
      <w:r w:rsidRPr="00BF4810">
        <w:rPr>
          <w:rFonts w:ascii="Calibri" w:cs="Calibri"/>
        </w:rPr>
        <w:lastRenderedPageBreak/>
        <w:t>9.</w:t>
      </w:r>
      <w:r w:rsidRPr="00BF4810">
        <w:rPr>
          <w:rFonts w:ascii="Calibri" w:cs="Calibri"/>
        </w:rPr>
        <w:tab/>
        <w:t xml:space="preserve">Jenkins, R. K. B. &amp; Racey, P. A. Bats as bushmeat in Madagascar. </w:t>
      </w:r>
      <w:r w:rsidRPr="00BF4810">
        <w:rPr>
          <w:rFonts w:ascii="Calibri" w:cs="Calibri"/>
          <w:i/>
          <w:iCs/>
        </w:rPr>
        <w:t>Madag. Conserv. Dev.</w:t>
      </w:r>
      <w:r w:rsidRPr="00BF4810">
        <w:rPr>
          <w:rFonts w:ascii="Calibri" w:cs="Calibri"/>
        </w:rPr>
        <w:t xml:space="preserve"> </w:t>
      </w:r>
      <w:r w:rsidRPr="00BF4810">
        <w:rPr>
          <w:rFonts w:ascii="Calibri" w:cs="Calibri"/>
          <w:b/>
          <w:bCs/>
        </w:rPr>
        <w:t>3</w:t>
      </w:r>
      <w:r w:rsidRPr="00BF4810">
        <w:rPr>
          <w:rFonts w:ascii="Calibri" w:cs="Calibri"/>
        </w:rPr>
        <w:t>, (2008).</w:t>
      </w:r>
    </w:p>
    <w:p w14:paraId="7FC04DD7" w14:textId="77777777" w:rsidR="00BF4810" w:rsidRPr="00BF4810" w:rsidRDefault="00BF4810" w:rsidP="00BF4810">
      <w:pPr>
        <w:pStyle w:val="Bibliography"/>
        <w:rPr>
          <w:rFonts w:ascii="Calibri" w:cs="Calibri"/>
        </w:rPr>
      </w:pPr>
      <w:r w:rsidRPr="00BF4810">
        <w:rPr>
          <w:rFonts w:ascii="Calibri" w:cs="Calibri"/>
        </w:rPr>
        <w:t>10.</w:t>
      </w:r>
      <w:r w:rsidRPr="00BF4810">
        <w:rPr>
          <w:rFonts w:ascii="Calibri" w:cs="Calibri"/>
        </w:rPr>
        <w:tab/>
        <w:t xml:space="preserve">De Benedictis, P., Schultz-Cherry, S., Burnham, A. &amp; Cattoli, G. Astrovirus infections in humans and animals – Molecular biology, genetic diversity, and interspecies transmissions. </w:t>
      </w:r>
      <w:r w:rsidRPr="00BF4810">
        <w:rPr>
          <w:rFonts w:ascii="Calibri" w:cs="Calibri"/>
          <w:i/>
          <w:iCs/>
        </w:rPr>
        <w:t>Infect. Genet. Evol.</w:t>
      </w:r>
      <w:r w:rsidRPr="00BF4810">
        <w:rPr>
          <w:rFonts w:ascii="Calibri" w:cs="Calibri"/>
        </w:rPr>
        <w:t xml:space="preserve"> </w:t>
      </w:r>
      <w:r w:rsidRPr="00BF4810">
        <w:rPr>
          <w:rFonts w:ascii="Calibri" w:cs="Calibri"/>
          <w:b/>
          <w:bCs/>
        </w:rPr>
        <w:t>11</w:t>
      </w:r>
      <w:r w:rsidRPr="00BF4810">
        <w:rPr>
          <w:rFonts w:ascii="Calibri" w:cs="Calibri"/>
        </w:rPr>
        <w:t>, 1529–1544 (2011).</w:t>
      </w:r>
    </w:p>
    <w:p w14:paraId="0F7732F6" w14:textId="77777777" w:rsidR="00BF4810" w:rsidRPr="00BF4810" w:rsidRDefault="00BF4810" w:rsidP="00BF4810">
      <w:pPr>
        <w:pStyle w:val="Bibliography"/>
        <w:rPr>
          <w:rFonts w:ascii="Calibri" w:cs="Calibri"/>
        </w:rPr>
      </w:pPr>
      <w:r w:rsidRPr="00BF4810">
        <w:rPr>
          <w:rFonts w:ascii="Calibri" w:cs="Calibri"/>
        </w:rPr>
        <w:t>11.</w:t>
      </w:r>
      <w:r w:rsidRPr="00BF4810">
        <w:rPr>
          <w:rFonts w:ascii="Calibri" w:cs="Calibri"/>
        </w:rPr>
        <w:tab/>
        <w:t xml:space="preserve">Bosch, A., Pintó, R. M. &amp; Guix, S. Human Astroviruses. </w:t>
      </w:r>
      <w:r w:rsidRPr="00BF4810">
        <w:rPr>
          <w:rFonts w:ascii="Calibri" w:cs="Calibri"/>
          <w:i/>
          <w:iCs/>
        </w:rPr>
        <w:t>Clin. Microbiol. Rev.</w:t>
      </w:r>
      <w:r w:rsidRPr="00BF4810">
        <w:rPr>
          <w:rFonts w:ascii="Calibri" w:cs="Calibri"/>
        </w:rPr>
        <w:t xml:space="preserve"> </w:t>
      </w:r>
      <w:r w:rsidRPr="00BF4810">
        <w:rPr>
          <w:rFonts w:ascii="Calibri" w:cs="Calibri"/>
          <w:b/>
          <w:bCs/>
        </w:rPr>
        <w:t>27</w:t>
      </w:r>
      <w:r w:rsidRPr="00BF4810">
        <w:rPr>
          <w:rFonts w:ascii="Calibri" w:cs="Calibri"/>
        </w:rPr>
        <w:t>, 1048–1074 (2014).</w:t>
      </w:r>
    </w:p>
    <w:p w14:paraId="6AEAB299" w14:textId="77777777" w:rsidR="00BF4810" w:rsidRPr="00BF4810" w:rsidRDefault="00BF4810" w:rsidP="00BF4810">
      <w:pPr>
        <w:pStyle w:val="Bibliography"/>
        <w:rPr>
          <w:rFonts w:ascii="Calibri" w:cs="Calibri"/>
        </w:rPr>
      </w:pPr>
      <w:r w:rsidRPr="00BF4810">
        <w:rPr>
          <w:rFonts w:ascii="Calibri" w:cs="Calibri"/>
        </w:rPr>
        <w:t>12.</w:t>
      </w:r>
      <w:r w:rsidRPr="00BF4810">
        <w:rPr>
          <w:rFonts w:ascii="Calibri" w:cs="Calibri"/>
        </w:rPr>
        <w:tab/>
        <w:t xml:space="preserve">Finkbeiner, S. R., Le, B.-M., Holtz, L. R., Storch, G. A. &amp; Wang, D. Detection of Newly Described Astrovirus MLB1 in Stool Samples from Children. </w:t>
      </w:r>
      <w:r w:rsidRPr="00BF4810">
        <w:rPr>
          <w:rFonts w:ascii="Calibri" w:cs="Calibri"/>
          <w:i/>
          <w:iCs/>
        </w:rPr>
        <w:t>Emerg. Infect. Dis.</w:t>
      </w:r>
      <w:r w:rsidRPr="00BF4810">
        <w:rPr>
          <w:rFonts w:ascii="Calibri" w:cs="Calibri"/>
        </w:rPr>
        <w:t xml:space="preserve"> </w:t>
      </w:r>
      <w:r w:rsidRPr="00BF4810">
        <w:rPr>
          <w:rFonts w:ascii="Calibri" w:cs="Calibri"/>
          <w:b/>
          <w:bCs/>
        </w:rPr>
        <w:t>15</w:t>
      </w:r>
      <w:r w:rsidRPr="00BF4810">
        <w:rPr>
          <w:rFonts w:ascii="Calibri" w:cs="Calibri"/>
        </w:rPr>
        <w:t>, 441–444 (2009).</w:t>
      </w:r>
    </w:p>
    <w:p w14:paraId="48D2905E" w14:textId="77777777" w:rsidR="00BF4810" w:rsidRPr="00BF4810" w:rsidRDefault="00BF4810" w:rsidP="00BF4810">
      <w:pPr>
        <w:pStyle w:val="Bibliography"/>
        <w:rPr>
          <w:rFonts w:ascii="Calibri" w:cs="Calibri"/>
        </w:rPr>
      </w:pPr>
      <w:r w:rsidRPr="00BF4810">
        <w:rPr>
          <w:rFonts w:ascii="Calibri" w:cs="Calibri"/>
        </w:rPr>
        <w:t>13.</w:t>
      </w:r>
      <w:r w:rsidRPr="00BF4810">
        <w:rPr>
          <w:rFonts w:ascii="Calibri" w:cs="Calibri"/>
        </w:rPr>
        <w:tab/>
        <w:t xml:space="preserve">Finkbeiner, S. R., Kirkwood, C. D. &amp; Wang, D. Complete genome sequence of a highly divergent astrovirus isolated from a child with acute diarrhea. </w:t>
      </w:r>
      <w:r w:rsidRPr="00BF4810">
        <w:rPr>
          <w:rFonts w:ascii="Calibri" w:cs="Calibri"/>
          <w:i/>
          <w:iCs/>
        </w:rPr>
        <w:t>Virol. J.</w:t>
      </w:r>
      <w:r w:rsidRPr="00BF4810">
        <w:rPr>
          <w:rFonts w:ascii="Calibri" w:cs="Calibri"/>
        </w:rPr>
        <w:t xml:space="preserve"> </w:t>
      </w:r>
      <w:r w:rsidRPr="00BF4810">
        <w:rPr>
          <w:rFonts w:ascii="Calibri" w:cs="Calibri"/>
          <w:b/>
          <w:bCs/>
        </w:rPr>
        <w:t>5</w:t>
      </w:r>
      <w:r w:rsidRPr="00BF4810">
        <w:rPr>
          <w:rFonts w:ascii="Calibri" w:cs="Calibri"/>
        </w:rPr>
        <w:t>, 117 (2008).</w:t>
      </w:r>
    </w:p>
    <w:p w14:paraId="50F9387E" w14:textId="77777777" w:rsidR="00BF4810" w:rsidRPr="00BF4810" w:rsidRDefault="00BF4810" w:rsidP="00BF4810">
      <w:pPr>
        <w:pStyle w:val="Bibliography"/>
        <w:rPr>
          <w:rFonts w:ascii="Calibri" w:cs="Calibri"/>
        </w:rPr>
      </w:pPr>
      <w:r w:rsidRPr="00BF4810">
        <w:rPr>
          <w:rFonts w:ascii="Calibri" w:cs="Calibri"/>
        </w:rPr>
        <w:t>14.</w:t>
      </w:r>
      <w:r w:rsidRPr="00BF4810">
        <w:rPr>
          <w:rFonts w:ascii="Calibri" w:cs="Calibri"/>
        </w:rPr>
        <w:tab/>
        <w:t xml:space="preserve">Chu, D. K. W. </w:t>
      </w:r>
      <w:r w:rsidRPr="00BF4810">
        <w:rPr>
          <w:rFonts w:ascii="Calibri" w:cs="Calibri"/>
          <w:i/>
          <w:iCs/>
        </w:rPr>
        <w:t>et al.</w:t>
      </w:r>
      <w:r w:rsidRPr="00BF4810">
        <w:rPr>
          <w:rFonts w:ascii="Calibri" w:cs="Calibri"/>
        </w:rPr>
        <w:t xml:space="preserve"> Detection of novel astroviruses in urban brown rats and previously known astroviruses in humans. </w:t>
      </w:r>
      <w:r w:rsidRPr="00BF4810">
        <w:rPr>
          <w:rFonts w:ascii="Calibri" w:cs="Calibri"/>
          <w:i/>
          <w:iCs/>
        </w:rPr>
        <w:t>J. Gen. Virol.</w:t>
      </w:r>
      <w:r w:rsidRPr="00BF4810">
        <w:rPr>
          <w:rFonts w:ascii="Calibri" w:cs="Calibri"/>
        </w:rPr>
        <w:t xml:space="preserve"> </w:t>
      </w:r>
      <w:r w:rsidRPr="00BF4810">
        <w:rPr>
          <w:rFonts w:ascii="Calibri" w:cs="Calibri"/>
          <w:b/>
          <w:bCs/>
        </w:rPr>
        <w:t>91</w:t>
      </w:r>
      <w:r w:rsidRPr="00BF4810">
        <w:rPr>
          <w:rFonts w:ascii="Calibri" w:cs="Calibri"/>
        </w:rPr>
        <w:t>, 2457–2462 (2010).</w:t>
      </w:r>
    </w:p>
    <w:p w14:paraId="03F92B85" w14:textId="77777777" w:rsidR="00BF4810" w:rsidRPr="00BF4810" w:rsidRDefault="00BF4810" w:rsidP="00BF4810">
      <w:pPr>
        <w:pStyle w:val="Bibliography"/>
        <w:rPr>
          <w:rFonts w:ascii="Calibri" w:cs="Calibri"/>
        </w:rPr>
      </w:pPr>
      <w:r w:rsidRPr="00BF4810">
        <w:rPr>
          <w:rFonts w:ascii="Calibri" w:cs="Calibri"/>
        </w:rPr>
        <w:t>15.</w:t>
      </w:r>
      <w:r w:rsidRPr="00BF4810">
        <w:rPr>
          <w:rFonts w:ascii="Calibri" w:cs="Calibri"/>
        </w:rPr>
        <w:tab/>
        <w:t xml:space="preserve">Kapoor, A. </w:t>
      </w:r>
      <w:r w:rsidRPr="00BF4810">
        <w:rPr>
          <w:rFonts w:ascii="Calibri" w:cs="Calibri"/>
          <w:i/>
          <w:iCs/>
        </w:rPr>
        <w:t>et al.</w:t>
      </w:r>
      <w:r w:rsidRPr="00BF4810">
        <w:rPr>
          <w:rFonts w:ascii="Calibri" w:cs="Calibri"/>
        </w:rPr>
        <w:t xml:space="preserve"> Multiple novel astrovirus species in human stool. </w:t>
      </w:r>
      <w:r w:rsidRPr="00BF4810">
        <w:rPr>
          <w:rFonts w:ascii="Calibri" w:cs="Calibri"/>
          <w:i/>
          <w:iCs/>
        </w:rPr>
        <w:t>J. Gen. Virol.</w:t>
      </w:r>
      <w:r w:rsidRPr="00BF4810">
        <w:rPr>
          <w:rFonts w:ascii="Calibri" w:cs="Calibri"/>
        </w:rPr>
        <w:t xml:space="preserve"> </w:t>
      </w:r>
      <w:r w:rsidRPr="00BF4810">
        <w:rPr>
          <w:rFonts w:ascii="Calibri" w:cs="Calibri"/>
          <w:b/>
          <w:bCs/>
        </w:rPr>
        <w:t>90</w:t>
      </w:r>
      <w:r w:rsidRPr="00BF4810">
        <w:rPr>
          <w:rFonts w:ascii="Calibri" w:cs="Calibri"/>
        </w:rPr>
        <w:t>, 2965–2972 (2009).</w:t>
      </w:r>
    </w:p>
    <w:p w14:paraId="09073675" w14:textId="77777777" w:rsidR="00BF4810" w:rsidRPr="00BF4810" w:rsidRDefault="00BF4810" w:rsidP="00BF4810">
      <w:pPr>
        <w:pStyle w:val="Bibliography"/>
        <w:rPr>
          <w:rFonts w:ascii="Calibri" w:cs="Calibri"/>
        </w:rPr>
      </w:pPr>
      <w:r w:rsidRPr="00BF4810">
        <w:rPr>
          <w:rFonts w:ascii="Calibri" w:cs="Calibri"/>
        </w:rPr>
        <w:t>16.</w:t>
      </w:r>
      <w:r w:rsidRPr="00BF4810">
        <w:rPr>
          <w:rFonts w:ascii="Calibri" w:cs="Calibri"/>
        </w:rPr>
        <w:tab/>
        <w:t xml:space="preserve">Fischer, K., Pinho dos Reis, V. &amp; Balkema-Buschmann, A. Bat Astroviruses: Towards Understanding the Transmission Dynamics of a Neglected Virus Family. </w:t>
      </w:r>
      <w:r w:rsidRPr="00BF4810">
        <w:rPr>
          <w:rFonts w:ascii="Calibri" w:cs="Calibri"/>
          <w:i/>
          <w:iCs/>
        </w:rPr>
        <w:t>Viruses</w:t>
      </w:r>
      <w:r w:rsidRPr="00BF4810">
        <w:rPr>
          <w:rFonts w:ascii="Calibri" w:cs="Calibri"/>
        </w:rPr>
        <w:t xml:space="preserve"> </w:t>
      </w:r>
      <w:r w:rsidRPr="00BF4810">
        <w:rPr>
          <w:rFonts w:ascii="Calibri" w:cs="Calibri"/>
          <w:b/>
          <w:bCs/>
        </w:rPr>
        <w:t>9</w:t>
      </w:r>
      <w:r w:rsidRPr="00BF4810">
        <w:rPr>
          <w:rFonts w:ascii="Calibri" w:cs="Calibri"/>
        </w:rPr>
        <w:t>, 34 (2017).</w:t>
      </w:r>
    </w:p>
    <w:p w14:paraId="74C0CF43" w14:textId="77777777" w:rsidR="00BF4810" w:rsidRPr="00BF4810" w:rsidRDefault="00BF4810" w:rsidP="00BF4810">
      <w:pPr>
        <w:pStyle w:val="Bibliography"/>
        <w:rPr>
          <w:rFonts w:ascii="Calibri" w:cs="Calibri"/>
        </w:rPr>
      </w:pPr>
      <w:r w:rsidRPr="00BF4810">
        <w:rPr>
          <w:rFonts w:ascii="Calibri" w:cs="Calibri"/>
        </w:rPr>
        <w:t>17.</w:t>
      </w:r>
      <w:r w:rsidRPr="00BF4810">
        <w:rPr>
          <w:rFonts w:ascii="Calibri" w:cs="Calibri"/>
        </w:rPr>
        <w:tab/>
        <w:t xml:space="preserve">Karlsson, E. A. </w:t>
      </w:r>
      <w:r w:rsidRPr="00BF4810">
        <w:rPr>
          <w:rFonts w:ascii="Calibri" w:cs="Calibri"/>
          <w:i/>
          <w:iCs/>
        </w:rPr>
        <w:t>et al.</w:t>
      </w:r>
      <w:r w:rsidRPr="00BF4810">
        <w:rPr>
          <w:rFonts w:ascii="Calibri" w:cs="Calibri"/>
        </w:rPr>
        <w:t xml:space="preserve"> Non-Human Primates Harbor Diverse Mammalian and Avian Astroviruses Including Those Associated with Human Infections. </w:t>
      </w:r>
      <w:r w:rsidRPr="00BF4810">
        <w:rPr>
          <w:rFonts w:ascii="Calibri" w:cs="Calibri"/>
          <w:i/>
          <w:iCs/>
        </w:rPr>
        <w:t>PLOS Pathog.</w:t>
      </w:r>
      <w:r w:rsidRPr="00BF4810">
        <w:rPr>
          <w:rFonts w:ascii="Calibri" w:cs="Calibri"/>
        </w:rPr>
        <w:t xml:space="preserve"> </w:t>
      </w:r>
      <w:r w:rsidRPr="00BF4810">
        <w:rPr>
          <w:rFonts w:ascii="Calibri" w:cs="Calibri"/>
          <w:b/>
          <w:bCs/>
        </w:rPr>
        <w:t>11</w:t>
      </w:r>
      <w:r w:rsidRPr="00BF4810">
        <w:rPr>
          <w:rFonts w:ascii="Calibri" w:cs="Calibri"/>
        </w:rPr>
        <w:t>, e1005225 (2015).</w:t>
      </w:r>
    </w:p>
    <w:p w14:paraId="23DC365A" w14:textId="77777777" w:rsidR="00BF4810" w:rsidRPr="00BF4810" w:rsidRDefault="00BF4810" w:rsidP="00BF4810">
      <w:pPr>
        <w:pStyle w:val="Bibliography"/>
        <w:rPr>
          <w:rFonts w:ascii="Calibri" w:cs="Calibri"/>
        </w:rPr>
      </w:pPr>
      <w:r w:rsidRPr="00BF4810">
        <w:rPr>
          <w:rFonts w:ascii="Calibri" w:cs="Calibri"/>
        </w:rPr>
        <w:lastRenderedPageBreak/>
        <w:t>18.</w:t>
      </w:r>
      <w:r w:rsidRPr="00BF4810">
        <w:rPr>
          <w:rFonts w:ascii="Calibri" w:cs="Calibri"/>
        </w:rPr>
        <w:tab/>
        <w:t xml:space="preserve">Nagai, M. </w:t>
      </w:r>
      <w:r w:rsidRPr="00BF4810">
        <w:rPr>
          <w:rFonts w:ascii="Calibri" w:cs="Calibri"/>
          <w:i/>
          <w:iCs/>
        </w:rPr>
        <w:t>et al.</w:t>
      </w:r>
      <w:r w:rsidRPr="00BF4810">
        <w:rPr>
          <w:rFonts w:ascii="Calibri" w:cs="Calibri"/>
        </w:rPr>
        <w:t xml:space="preserve"> Full genome analysis of bovine astrovirus from fecal samples of cattle in Japan: identification of possible interspecies transmission of bovine astrovirus. </w:t>
      </w:r>
      <w:r w:rsidRPr="00BF4810">
        <w:rPr>
          <w:rFonts w:ascii="Calibri" w:cs="Calibri"/>
          <w:i/>
          <w:iCs/>
        </w:rPr>
        <w:t>Arch. Virol.</w:t>
      </w:r>
      <w:r w:rsidRPr="00BF4810">
        <w:rPr>
          <w:rFonts w:ascii="Calibri" w:cs="Calibri"/>
        </w:rPr>
        <w:t xml:space="preserve"> </w:t>
      </w:r>
      <w:r w:rsidRPr="00BF4810">
        <w:rPr>
          <w:rFonts w:ascii="Calibri" w:cs="Calibri"/>
          <w:b/>
          <w:bCs/>
        </w:rPr>
        <w:t>160</w:t>
      </w:r>
      <w:r w:rsidRPr="00BF4810">
        <w:rPr>
          <w:rFonts w:ascii="Calibri" w:cs="Calibri"/>
        </w:rPr>
        <w:t>, 2491–2501 (2015).</w:t>
      </w:r>
    </w:p>
    <w:p w14:paraId="521DDBA8" w14:textId="77777777" w:rsidR="00BF4810" w:rsidRPr="00BF4810" w:rsidRDefault="00BF4810" w:rsidP="00BF4810">
      <w:pPr>
        <w:pStyle w:val="Bibliography"/>
        <w:rPr>
          <w:rFonts w:ascii="Calibri" w:cs="Calibri"/>
        </w:rPr>
      </w:pPr>
      <w:r w:rsidRPr="00BF4810">
        <w:rPr>
          <w:rFonts w:ascii="Calibri" w:cs="Calibri"/>
        </w:rPr>
        <w:t>19.</w:t>
      </w:r>
      <w:r w:rsidRPr="00BF4810">
        <w:rPr>
          <w:rFonts w:ascii="Calibri" w:cs="Calibri"/>
        </w:rPr>
        <w:tab/>
        <w:t xml:space="preserve">Ulloa, J. C. &amp; Gutiérrez, M. F. Genomic analysis of two ORF2 segments of new porcine astrovirus isolates and their close relationship with human astroviruses. </w:t>
      </w:r>
      <w:r w:rsidRPr="00BF4810">
        <w:rPr>
          <w:rFonts w:ascii="Calibri" w:cs="Calibri"/>
          <w:i/>
          <w:iCs/>
        </w:rPr>
        <w:t>Can. J. Microbiol.</w:t>
      </w:r>
      <w:r w:rsidRPr="00BF4810">
        <w:rPr>
          <w:rFonts w:ascii="Calibri" w:cs="Calibri"/>
        </w:rPr>
        <w:t xml:space="preserve"> </w:t>
      </w:r>
      <w:r w:rsidRPr="00BF4810">
        <w:rPr>
          <w:rFonts w:ascii="Calibri" w:cs="Calibri"/>
          <w:b/>
          <w:bCs/>
        </w:rPr>
        <w:t>56</w:t>
      </w:r>
      <w:r w:rsidRPr="00BF4810">
        <w:rPr>
          <w:rFonts w:ascii="Calibri" w:cs="Calibri"/>
        </w:rPr>
        <w:t>, 569–577 (2010).</w:t>
      </w:r>
    </w:p>
    <w:p w14:paraId="5E80A860" w14:textId="77777777" w:rsidR="00BF4810" w:rsidRPr="00BF4810" w:rsidRDefault="00BF4810" w:rsidP="00BF4810">
      <w:pPr>
        <w:pStyle w:val="Bibliography"/>
        <w:rPr>
          <w:rFonts w:ascii="Calibri" w:cs="Calibri"/>
        </w:rPr>
      </w:pPr>
      <w:r w:rsidRPr="00BF4810">
        <w:rPr>
          <w:rFonts w:ascii="Calibri" w:cs="Calibri"/>
        </w:rPr>
        <w:t>20.</w:t>
      </w:r>
      <w:r w:rsidRPr="00BF4810">
        <w:rPr>
          <w:rFonts w:ascii="Calibri" w:cs="Calibri"/>
        </w:rPr>
        <w:tab/>
        <w:t xml:space="preserve">Wolfaardt, M., Kiulia, N. M., Mwenda, J. M. &amp; Taylor, M. B. Evidence of a recombinant wild-type human astrovirus strain from a Kenyan child with gastroenteritis. </w:t>
      </w:r>
      <w:r w:rsidRPr="00BF4810">
        <w:rPr>
          <w:rFonts w:ascii="Calibri" w:cs="Calibri"/>
          <w:i/>
          <w:iCs/>
        </w:rPr>
        <w:t>J. Clin. Microbiol.</w:t>
      </w:r>
      <w:r w:rsidRPr="00BF4810">
        <w:rPr>
          <w:rFonts w:ascii="Calibri" w:cs="Calibri"/>
        </w:rPr>
        <w:t xml:space="preserve"> </w:t>
      </w:r>
      <w:r w:rsidRPr="00BF4810">
        <w:rPr>
          <w:rFonts w:ascii="Calibri" w:cs="Calibri"/>
          <w:b/>
          <w:bCs/>
        </w:rPr>
        <w:t>49</w:t>
      </w:r>
      <w:r w:rsidRPr="00BF4810">
        <w:rPr>
          <w:rFonts w:ascii="Calibri" w:cs="Calibri"/>
        </w:rPr>
        <w:t>, 728–731 (2011).</w:t>
      </w:r>
    </w:p>
    <w:p w14:paraId="08C85DBE" w14:textId="77777777" w:rsidR="00BF4810" w:rsidRPr="00BF4810" w:rsidRDefault="00BF4810" w:rsidP="00BF4810">
      <w:pPr>
        <w:pStyle w:val="Bibliography"/>
        <w:rPr>
          <w:rFonts w:ascii="Calibri" w:cs="Calibri"/>
        </w:rPr>
      </w:pPr>
      <w:r w:rsidRPr="00BF4810">
        <w:rPr>
          <w:rFonts w:ascii="Calibri" w:cs="Calibri"/>
        </w:rPr>
        <w:t>21.</w:t>
      </w:r>
      <w:r w:rsidRPr="00BF4810">
        <w:rPr>
          <w:rFonts w:ascii="Calibri" w:cs="Calibri"/>
        </w:rPr>
        <w:tab/>
        <w:t xml:space="preserve">Katoh, K., Rozewicki, J. &amp; Yamada, K. D. MAFFT online service: multiple sequence alignment, interactive sequence choice and visualization. </w:t>
      </w:r>
      <w:r w:rsidRPr="00BF4810">
        <w:rPr>
          <w:rFonts w:ascii="Calibri" w:cs="Calibri"/>
          <w:i/>
          <w:iCs/>
        </w:rPr>
        <w:t>Brief. Bioinform.</w:t>
      </w:r>
      <w:r w:rsidRPr="00BF4810">
        <w:rPr>
          <w:rFonts w:ascii="Calibri" w:cs="Calibri"/>
        </w:rPr>
        <w:t xml:space="preserve"> </w:t>
      </w:r>
      <w:r w:rsidRPr="00BF4810">
        <w:rPr>
          <w:rFonts w:ascii="Calibri" w:cs="Calibri"/>
          <w:b/>
          <w:bCs/>
        </w:rPr>
        <w:t>20</w:t>
      </w:r>
      <w:r w:rsidRPr="00BF4810">
        <w:rPr>
          <w:rFonts w:ascii="Calibri" w:cs="Calibri"/>
        </w:rPr>
        <w:t>, 1160–1166 (2019).</w:t>
      </w:r>
    </w:p>
    <w:p w14:paraId="09C106F6" w14:textId="77777777" w:rsidR="00BF4810" w:rsidRPr="00BF4810" w:rsidRDefault="00BF4810" w:rsidP="00BF4810">
      <w:pPr>
        <w:pStyle w:val="Bibliography"/>
        <w:rPr>
          <w:rFonts w:ascii="Calibri" w:cs="Calibri"/>
        </w:rPr>
      </w:pPr>
      <w:r w:rsidRPr="00BF4810">
        <w:rPr>
          <w:rFonts w:ascii="Calibri" w:cs="Calibri"/>
        </w:rPr>
        <w:t>22.</w:t>
      </w:r>
      <w:r w:rsidRPr="00BF4810">
        <w:rPr>
          <w:rFonts w:ascii="Calibri" w:cs="Calibri"/>
        </w:rPr>
        <w:tab/>
        <w:t xml:space="preserve">Darriba, D. </w:t>
      </w:r>
      <w:r w:rsidRPr="00BF4810">
        <w:rPr>
          <w:rFonts w:ascii="Calibri" w:cs="Calibri"/>
          <w:i/>
          <w:iCs/>
        </w:rPr>
        <w:t>et al.</w:t>
      </w:r>
      <w:r w:rsidRPr="00BF4810">
        <w:rPr>
          <w:rFonts w:ascii="Calibri" w:cs="Calibri"/>
        </w:rPr>
        <w:t xml:space="preserve"> ModelTest-NG: A New and Scalable Tool for the Selection of DNA and Protein Evolutionary Models. </w:t>
      </w:r>
      <w:r w:rsidRPr="00BF4810">
        <w:rPr>
          <w:rFonts w:ascii="Calibri" w:cs="Calibri"/>
          <w:i/>
          <w:iCs/>
        </w:rPr>
        <w:t>Mol. Biol. Evol.</w:t>
      </w:r>
      <w:r w:rsidRPr="00BF4810">
        <w:rPr>
          <w:rFonts w:ascii="Calibri" w:cs="Calibri"/>
        </w:rPr>
        <w:t xml:space="preserve"> </w:t>
      </w:r>
      <w:r w:rsidRPr="00BF4810">
        <w:rPr>
          <w:rFonts w:ascii="Calibri" w:cs="Calibri"/>
          <w:b/>
          <w:bCs/>
        </w:rPr>
        <w:t>37</w:t>
      </w:r>
      <w:r w:rsidRPr="00BF4810">
        <w:rPr>
          <w:rFonts w:ascii="Calibri" w:cs="Calibri"/>
        </w:rPr>
        <w:t>, 291–294 (2020).</w:t>
      </w:r>
    </w:p>
    <w:p w14:paraId="4D34C30A" w14:textId="77777777" w:rsidR="00BF4810" w:rsidRPr="00BF4810" w:rsidRDefault="00BF4810" w:rsidP="00BF4810">
      <w:pPr>
        <w:pStyle w:val="Bibliography"/>
        <w:rPr>
          <w:rFonts w:ascii="Calibri" w:cs="Calibri"/>
        </w:rPr>
      </w:pPr>
      <w:r w:rsidRPr="00BF4810">
        <w:rPr>
          <w:rFonts w:ascii="Calibri" w:cs="Calibri"/>
        </w:rPr>
        <w:t>23.</w:t>
      </w:r>
      <w:r w:rsidRPr="00BF4810">
        <w:rPr>
          <w:rFonts w:ascii="Calibri" w:cs="Calibri"/>
        </w:rPr>
        <w:tab/>
        <w:t>RAxML-NG: a fast, scalable and user-friendly tool for maximum likelihood phylogenetic inference | Bioinformatics | Oxford Academic. https://academic.oup.com/bioinformatics/article/35/21/4453/5487384.</w:t>
      </w:r>
    </w:p>
    <w:p w14:paraId="7C2B2EE5" w14:textId="77777777" w:rsidR="00BF4810" w:rsidRPr="00BF4810" w:rsidRDefault="00BF4810" w:rsidP="00BF4810">
      <w:pPr>
        <w:pStyle w:val="Bibliography"/>
        <w:rPr>
          <w:rFonts w:ascii="Calibri" w:cs="Calibri"/>
        </w:rPr>
      </w:pPr>
      <w:r w:rsidRPr="00BF4810">
        <w:rPr>
          <w:rFonts w:ascii="Calibri" w:cs="Calibri"/>
        </w:rPr>
        <w:t>24.</w:t>
      </w:r>
      <w:r w:rsidRPr="00BF4810">
        <w:rPr>
          <w:rFonts w:ascii="Calibri" w:cs="Calibri"/>
        </w:rPr>
        <w:tab/>
        <w:t xml:space="preserve">Posada, D. &amp; Crandall, K. A. Felsenstein Phylogenetic Likelihood. </w:t>
      </w:r>
      <w:r w:rsidRPr="00BF4810">
        <w:rPr>
          <w:rFonts w:ascii="Calibri" w:cs="Calibri"/>
          <w:i/>
          <w:iCs/>
        </w:rPr>
        <w:t>J. Mol. Evol.</w:t>
      </w:r>
      <w:r w:rsidRPr="00BF4810">
        <w:rPr>
          <w:rFonts w:ascii="Calibri" w:cs="Calibri"/>
        </w:rPr>
        <w:t xml:space="preserve"> </w:t>
      </w:r>
      <w:r w:rsidRPr="00BF4810">
        <w:rPr>
          <w:rFonts w:ascii="Calibri" w:cs="Calibri"/>
          <w:b/>
          <w:bCs/>
        </w:rPr>
        <w:t>89</w:t>
      </w:r>
      <w:r w:rsidRPr="00BF4810">
        <w:rPr>
          <w:rFonts w:ascii="Calibri" w:cs="Calibri"/>
        </w:rPr>
        <w:t>, 134–145 (2021).</w:t>
      </w:r>
    </w:p>
    <w:p w14:paraId="1FB30659" w14:textId="77777777" w:rsidR="00BF4810" w:rsidRPr="00BF4810" w:rsidRDefault="00BF4810" w:rsidP="00BF4810">
      <w:pPr>
        <w:pStyle w:val="Bibliography"/>
        <w:rPr>
          <w:rFonts w:ascii="Calibri" w:cs="Calibri"/>
        </w:rPr>
      </w:pPr>
      <w:r w:rsidRPr="00BF4810">
        <w:rPr>
          <w:rFonts w:ascii="Calibri" w:cs="Calibri"/>
        </w:rPr>
        <w:t>25.</w:t>
      </w:r>
      <w:r w:rsidRPr="00BF4810">
        <w:rPr>
          <w:rFonts w:ascii="Calibri" w:cs="Calibri"/>
        </w:rPr>
        <w:tab/>
        <w:t xml:space="preserve">Bouckaert, R. </w:t>
      </w:r>
      <w:r w:rsidRPr="00BF4810">
        <w:rPr>
          <w:rFonts w:ascii="Calibri" w:cs="Calibri"/>
          <w:i/>
          <w:iCs/>
        </w:rPr>
        <w:t>et al.</w:t>
      </w:r>
      <w:r w:rsidRPr="00BF4810">
        <w:rPr>
          <w:rFonts w:ascii="Calibri" w:cs="Calibri"/>
        </w:rPr>
        <w:t xml:space="preserve"> BEAST 2.5: An advanced software platform for Bayesian evolutionary analysis. </w:t>
      </w:r>
      <w:r w:rsidRPr="00BF4810">
        <w:rPr>
          <w:rFonts w:ascii="Calibri" w:cs="Calibri"/>
          <w:i/>
          <w:iCs/>
        </w:rPr>
        <w:t>PLOS Comput. Biol.</w:t>
      </w:r>
      <w:r w:rsidRPr="00BF4810">
        <w:rPr>
          <w:rFonts w:ascii="Calibri" w:cs="Calibri"/>
        </w:rPr>
        <w:t xml:space="preserve"> </w:t>
      </w:r>
      <w:r w:rsidRPr="00BF4810">
        <w:rPr>
          <w:rFonts w:ascii="Calibri" w:cs="Calibri"/>
          <w:b/>
          <w:bCs/>
        </w:rPr>
        <w:t>15</w:t>
      </w:r>
      <w:r w:rsidRPr="00BF4810">
        <w:rPr>
          <w:rFonts w:ascii="Calibri" w:cs="Calibri"/>
        </w:rPr>
        <w:t>, e1006650 (2019).</w:t>
      </w:r>
    </w:p>
    <w:p w14:paraId="32074140" w14:textId="77777777" w:rsidR="00BF4810" w:rsidRPr="00BF4810" w:rsidRDefault="00BF4810" w:rsidP="00BF4810">
      <w:pPr>
        <w:pStyle w:val="Bibliography"/>
        <w:rPr>
          <w:rFonts w:ascii="Calibri" w:cs="Calibri"/>
        </w:rPr>
      </w:pPr>
      <w:r w:rsidRPr="00BF4810">
        <w:rPr>
          <w:rFonts w:ascii="Calibri" w:cs="Calibri"/>
        </w:rPr>
        <w:lastRenderedPageBreak/>
        <w:t>26.</w:t>
      </w:r>
      <w:r w:rsidRPr="00BF4810">
        <w:rPr>
          <w:rFonts w:ascii="Calibri" w:cs="Calibri"/>
        </w:rPr>
        <w:tab/>
        <w:t>ggtree: an r package for visualization and annotation of phylogenetic trees with their covariates and other associated data - Yu - 2017 - Methods in Ecology and Evolution - Wiley Online Library. https://besjournals.onlinelibrary.wiley.com/doi/10.1111/2041-210X.12628.</w:t>
      </w:r>
    </w:p>
    <w:p w14:paraId="5B5F0193" w14:textId="77777777" w:rsidR="00BF4810" w:rsidRPr="00BF4810" w:rsidRDefault="00BF4810" w:rsidP="00BF4810">
      <w:pPr>
        <w:pStyle w:val="Bibliography"/>
        <w:rPr>
          <w:rFonts w:ascii="Calibri" w:cs="Calibri"/>
        </w:rPr>
      </w:pPr>
      <w:r w:rsidRPr="00BF4810">
        <w:rPr>
          <w:rFonts w:ascii="Calibri" w:cs="Calibri"/>
        </w:rPr>
        <w:t>27.</w:t>
      </w:r>
      <w:r w:rsidRPr="00BF4810">
        <w:rPr>
          <w:rFonts w:ascii="Calibri" w:cs="Calibri"/>
        </w:rPr>
        <w:tab/>
        <w:t xml:space="preserve">Joffrin, L. </w:t>
      </w:r>
      <w:r w:rsidRPr="00BF4810">
        <w:rPr>
          <w:rFonts w:ascii="Calibri" w:cs="Calibri"/>
          <w:i/>
          <w:iCs/>
        </w:rPr>
        <w:t>et al.</w:t>
      </w:r>
      <w:r w:rsidRPr="00BF4810">
        <w:rPr>
          <w:rFonts w:ascii="Calibri" w:cs="Calibri"/>
        </w:rPr>
        <w:t xml:space="preserve"> Astrovirus in Reunion Free-Tailed Bat (Mormopterus francoismoutoui). </w:t>
      </w:r>
      <w:r w:rsidRPr="00BF4810">
        <w:rPr>
          <w:rFonts w:ascii="Calibri" w:cs="Calibri"/>
          <w:i/>
          <w:iCs/>
        </w:rPr>
        <w:t>Viruses</w:t>
      </w:r>
      <w:r w:rsidRPr="00BF4810">
        <w:rPr>
          <w:rFonts w:ascii="Calibri" w:cs="Calibri"/>
        </w:rPr>
        <w:t xml:space="preserve"> </w:t>
      </w:r>
      <w:r w:rsidRPr="00BF4810">
        <w:rPr>
          <w:rFonts w:ascii="Calibri" w:cs="Calibri"/>
          <w:b/>
          <w:bCs/>
        </w:rPr>
        <w:t>13</w:t>
      </w:r>
      <w:r w:rsidRPr="00BF4810">
        <w:rPr>
          <w:rFonts w:ascii="Calibri" w:cs="Calibri"/>
        </w:rPr>
        <w:t>, 1524 (2021).</w:t>
      </w:r>
    </w:p>
    <w:p w14:paraId="66CC4F9F" w14:textId="77777777" w:rsidR="00BF4810" w:rsidRPr="00BF4810" w:rsidRDefault="00BF4810" w:rsidP="00BF4810">
      <w:pPr>
        <w:pStyle w:val="Bibliography"/>
        <w:rPr>
          <w:rFonts w:ascii="Calibri" w:cs="Calibri"/>
        </w:rPr>
      </w:pPr>
      <w:r w:rsidRPr="00BF4810">
        <w:rPr>
          <w:rFonts w:ascii="Calibri" w:cs="Calibri"/>
        </w:rPr>
        <w:t>28.</w:t>
      </w:r>
      <w:r w:rsidRPr="00BF4810">
        <w:rPr>
          <w:rFonts w:ascii="Calibri" w:cs="Calibri"/>
        </w:rPr>
        <w:tab/>
        <w:t xml:space="preserve">Rougeron, V. </w:t>
      </w:r>
      <w:r w:rsidRPr="00BF4810">
        <w:rPr>
          <w:rFonts w:ascii="Calibri" w:cs="Calibri"/>
          <w:i/>
          <w:iCs/>
        </w:rPr>
        <w:t>et al.</w:t>
      </w:r>
      <w:r w:rsidRPr="00BF4810">
        <w:rPr>
          <w:rFonts w:ascii="Calibri" w:cs="Calibri"/>
        </w:rPr>
        <w:t xml:space="preserve"> Characterization and phylogenetic analysis of new bat astroviruses detected in Gabon, Central Africa. </w:t>
      </w:r>
      <w:r w:rsidRPr="00BF4810">
        <w:rPr>
          <w:rFonts w:ascii="Calibri" w:cs="Calibri"/>
          <w:i/>
          <w:iCs/>
        </w:rPr>
        <w:t>Acta Virol.</w:t>
      </w:r>
      <w:r w:rsidRPr="00BF4810">
        <w:rPr>
          <w:rFonts w:ascii="Calibri" w:cs="Calibri"/>
        </w:rPr>
        <w:t xml:space="preserve"> </w:t>
      </w:r>
      <w:r w:rsidRPr="00BF4810">
        <w:rPr>
          <w:rFonts w:ascii="Calibri" w:cs="Calibri"/>
          <w:b/>
          <w:bCs/>
        </w:rPr>
        <w:t>60</w:t>
      </w:r>
      <w:r w:rsidRPr="00BF4810">
        <w:rPr>
          <w:rFonts w:ascii="Calibri" w:cs="Calibri"/>
        </w:rPr>
        <w:t>, 386–392 (2016).</w:t>
      </w:r>
    </w:p>
    <w:p w14:paraId="47178431" w14:textId="77777777" w:rsidR="00BF4810" w:rsidRPr="00BF4810" w:rsidRDefault="00BF4810" w:rsidP="00BF4810">
      <w:pPr>
        <w:pStyle w:val="Bibliography"/>
        <w:rPr>
          <w:rFonts w:ascii="Calibri" w:cs="Calibri"/>
        </w:rPr>
      </w:pPr>
      <w:r w:rsidRPr="00BF4810">
        <w:rPr>
          <w:rFonts w:ascii="Calibri" w:cs="Calibri"/>
        </w:rPr>
        <w:t>29.</w:t>
      </w:r>
      <w:r w:rsidRPr="00BF4810">
        <w:rPr>
          <w:rFonts w:ascii="Calibri" w:cs="Calibri"/>
        </w:rPr>
        <w:tab/>
        <w:t xml:space="preserve">Drexler, J. F. </w:t>
      </w:r>
      <w:r w:rsidRPr="00BF4810">
        <w:rPr>
          <w:rFonts w:ascii="Calibri" w:cs="Calibri"/>
          <w:i/>
          <w:iCs/>
        </w:rPr>
        <w:t>et al.</w:t>
      </w:r>
      <w:r w:rsidRPr="00BF4810">
        <w:rPr>
          <w:rFonts w:ascii="Calibri" w:cs="Calibri"/>
        </w:rPr>
        <w:t xml:space="preserve"> Amplification of Emerging Viruses in a Bat Colony. </w:t>
      </w:r>
      <w:r w:rsidRPr="00BF4810">
        <w:rPr>
          <w:rFonts w:ascii="Calibri" w:cs="Calibri"/>
          <w:i/>
          <w:iCs/>
        </w:rPr>
        <w:t>Emerg. Infect. Dis.</w:t>
      </w:r>
      <w:r w:rsidRPr="00BF4810">
        <w:rPr>
          <w:rFonts w:ascii="Calibri" w:cs="Calibri"/>
        </w:rPr>
        <w:t xml:space="preserve"> </w:t>
      </w:r>
      <w:r w:rsidRPr="00BF4810">
        <w:rPr>
          <w:rFonts w:ascii="Calibri" w:cs="Calibri"/>
          <w:b/>
          <w:bCs/>
        </w:rPr>
        <w:t>17</w:t>
      </w:r>
      <w:r w:rsidRPr="00BF4810">
        <w:rPr>
          <w:rFonts w:ascii="Calibri" w:cs="Calibri"/>
        </w:rPr>
        <w:t>, 449–456 (2011).</w:t>
      </w:r>
    </w:p>
    <w:p w14:paraId="6C37282F" w14:textId="77777777" w:rsidR="00BF4810" w:rsidRPr="00BF4810" w:rsidRDefault="00BF4810" w:rsidP="00BF4810">
      <w:pPr>
        <w:pStyle w:val="Bibliography"/>
        <w:rPr>
          <w:rFonts w:ascii="Calibri" w:cs="Calibri"/>
        </w:rPr>
      </w:pPr>
      <w:r w:rsidRPr="00BF4810">
        <w:rPr>
          <w:rFonts w:ascii="Calibri" w:cs="Calibri"/>
        </w:rPr>
        <w:t>30.</w:t>
      </w:r>
      <w:r w:rsidRPr="00BF4810">
        <w:rPr>
          <w:rFonts w:ascii="Calibri" w:cs="Calibri"/>
        </w:rPr>
        <w:tab/>
        <w:t xml:space="preserve">Fischer, K. </w:t>
      </w:r>
      <w:r w:rsidRPr="00BF4810">
        <w:rPr>
          <w:rFonts w:ascii="Calibri" w:cs="Calibri"/>
          <w:i/>
          <w:iCs/>
        </w:rPr>
        <w:t>et al.</w:t>
      </w:r>
      <w:r w:rsidRPr="00BF4810">
        <w:rPr>
          <w:rFonts w:ascii="Calibri" w:cs="Calibri"/>
        </w:rPr>
        <w:t xml:space="preserve"> Insectivorous bats carry host specific astroviruses and coronaviruses across different regions in Germany. </w:t>
      </w:r>
      <w:r w:rsidRPr="00BF4810">
        <w:rPr>
          <w:rFonts w:ascii="Calibri" w:cs="Calibri"/>
          <w:i/>
          <w:iCs/>
        </w:rPr>
        <w:t>Infect. Genet. Evol.</w:t>
      </w:r>
      <w:r w:rsidRPr="00BF4810">
        <w:rPr>
          <w:rFonts w:ascii="Calibri" w:cs="Calibri"/>
        </w:rPr>
        <w:t xml:space="preserve"> </w:t>
      </w:r>
      <w:r w:rsidRPr="00BF4810">
        <w:rPr>
          <w:rFonts w:ascii="Calibri" w:cs="Calibri"/>
          <w:b/>
          <w:bCs/>
        </w:rPr>
        <w:t>37</w:t>
      </w:r>
      <w:r w:rsidRPr="00BF4810">
        <w:rPr>
          <w:rFonts w:ascii="Calibri" w:cs="Calibri"/>
        </w:rPr>
        <w:t>, 108–116 (2016).</w:t>
      </w:r>
    </w:p>
    <w:p w14:paraId="1B0D91DB" w14:textId="77777777" w:rsidR="00BF4810" w:rsidRPr="00BF4810" w:rsidRDefault="00BF4810" w:rsidP="00BF4810">
      <w:pPr>
        <w:pStyle w:val="Bibliography"/>
        <w:rPr>
          <w:rFonts w:ascii="Calibri" w:cs="Calibri"/>
        </w:rPr>
      </w:pPr>
      <w:r w:rsidRPr="00BF4810">
        <w:rPr>
          <w:rFonts w:ascii="Calibri" w:cs="Calibri"/>
        </w:rPr>
        <w:t>31.</w:t>
      </w:r>
      <w:r w:rsidRPr="00BF4810">
        <w:rPr>
          <w:rFonts w:ascii="Calibri" w:cs="Calibri"/>
        </w:rPr>
        <w:tab/>
        <w:t xml:space="preserve">Waruhiu, C. </w:t>
      </w:r>
      <w:r w:rsidRPr="00BF4810">
        <w:rPr>
          <w:rFonts w:ascii="Calibri" w:cs="Calibri"/>
          <w:i/>
          <w:iCs/>
        </w:rPr>
        <w:t>et al.</w:t>
      </w:r>
      <w:r w:rsidRPr="00BF4810">
        <w:rPr>
          <w:rFonts w:ascii="Calibri" w:cs="Calibri"/>
        </w:rPr>
        <w:t xml:space="preserve"> Molecular detection of viruses in Kenyan bats and discovery ofnovel astroviruses, caliciviruses and rotaviruses. </w:t>
      </w:r>
      <w:r w:rsidRPr="00BF4810">
        <w:rPr>
          <w:rFonts w:ascii="Calibri" w:cs="Calibri"/>
          <w:i/>
          <w:iCs/>
        </w:rPr>
        <w:t>Virol. Sin.</w:t>
      </w:r>
      <w:r w:rsidRPr="00BF4810">
        <w:rPr>
          <w:rFonts w:ascii="Calibri" w:cs="Calibri"/>
        </w:rPr>
        <w:t xml:space="preserve"> </w:t>
      </w:r>
      <w:r w:rsidRPr="00BF4810">
        <w:rPr>
          <w:rFonts w:ascii="Calibri" w:cs="Calibri"/>
          <w:b/>
          <w:bCs/>
        </w:rPr>
        <w:t>32</w:t>
      </w:r>
      <w:r w:rsidRPr="00BF4810">
        <w:rPr>
          <w:rFonts w:ascii="Calibri" w:cs="Calibri"/>
        </w:rPr>
        <w:t>, 101–114 (2017).</w:t>
      </w:r>
    </w:p>
    <w:p w14:paraId="72A13EEB" w14:textId="77777777" w:rsidR="00BF4810" w:rsidRPr="00BF4810" w:rsidRDefault="00BF4810" w:rsidP="00BF4810">
      <w:pPr>
        <w:pStyle w:val="Bibliography"/>
        <w:rPr>
          <w:rFonts w:ascii="Calibri" w:cs="Calibri"/>
        </w:rPr>
      </w:pPr>
      <w:r w:rsidRPr="00BF4810">
        <w:rPr>
          <w:rFonts w:ascii="Calibri" w:cs="Calibri"/>
        </w:rPr>
        <w:t>32.</w:t>
      </w:r>
      <w:r w:rsidRPr="00BF4810">
        <w:rPr>
          <w:rFonts w:ascii="Calibri" w:cs="Calibri"/>
        </w:rPr>
        <w:tab/>
        <w:t xml:space="preserve">Agnarsson, I., Zambrana-Torrelio, C. M., Flores-Saldana, N. P. &amp; May-Collado, L. J. A time-calibrated species-level phylogeny of bats (Chiroptera, Mammalia). </w:t>
      </w:r>
      <w:r w:rsidRPr="00BF4810">
        <w:rPr>
          <w:rFonts w:ascii="Calibri" w:cs="Calibri"/>
          <w:i/>
          <w:iCs/>
        </w:rPr>
        <w:t>PLoS Curr.</w:t>
      </w:r>
      <w:r w:rsidRPr="00BF4810">
        <w:rPr>
          <w:rFonts w:ascii="Calibri" w:cs="Calibri"/>
        </w:rPr>
        <w:t xml:space="preserve"> </w:t>
      </w:r>
      <w:r w:rsidRPr="00BF4810">
        <w:rPr>
          <w:rFonts w:ascii="Calibri" w:cs="Calibri"/>
          <w:b/>
          <w:bCs/>
        </w:rPr>
        <w:t>3</w:t>
      </w:r>
      <w:r w:rsidRPr="00BF4810">
        <w:rPr>
          <w:rFonts w:ascii="Calibri" w:cs="Calibri"/>
        </w:rPr>
        <w:t>, RRN1212 (2011).</w:t>
      </w:r>
    </w:p>
    <w:p w14:paraId="2EF7BEB3" w14:textId="77777777" w:rsidR="00BF4810" w:rsidRPr="00BF4810" w:rsidRDefault="00BF4810" w:rsidP="00BF4810">
      <w:pPr>
        <w:pStyle w:val="Bibliography"/>
        <w:rPr>
          <w:rFonts w:ascii="Calibri" w:cs="Calibri"/>
        </w:rPr>
      </w:pPr>
      <w:r w:rsidRPr="00BF4810">
        <w:rPr>
          <w:rFonts w:ascii="Calibri" w:cs="Calibri"/>
        </w:rPr>
        <w:t>33.</w:t>
      </w:r>
      <w:r w:rsidRPr="00BF4810">
        <w:rPr>
          <w:rFonts w:ascii="Calibri" w:cs="Calibri"/>
        </w:rPr>
        <w:tab/>
        <w:t xml:space="preserve">Lei, M. &amp; Dong, D. Phylogenomic analyses of bat subordinal relationships based on transcriptome data. </w:t>
      </w:r>
      <w:r w:rsidRPr="00BF4810">
        <w:rPr>
          <w:rFonts w:ascii="Calibri" w:cs="Calibri"/>
          <w:i/>
          <w:iCs/>
        </w:rPr>
        <w:t>Sci. Rep.</w:t>
      </w:r>
      <w:r w:rsidRPr="00BF4810">
        <w:rPr>
          <w:rFonts w:ascii="Calibri" w:cs="Calibri"/>
        </w:rPr>
        <w:t xml:space="preserve"> </w:t>
      </w:r>
      <w:r w:rsidRPr="00BF4810">
        <w:rPr>
          <w:rFonts w:ascii="Calibri" w:cs="Calibri"/>
          <w:b/>
          <w:bCs/>
        </w:rPr>
        <w:t>6</w:t>
      </w:r>
      <w:r w:rsidRPr="00BF4810">
        <w:rPr>
          <w:rFonts w:ascii="Calibri" w:cs="Calibri"/>
        </w:rPr>
        <w:t>, 27726 (2016).</w:t>
      </w:r>
    </w:p>
    <w:p w14:paraId="715BA048" w14:textId="77777777" w:rsidR="00BF4810" w:rsidRPr="00BF4810" w:rsidRDefault="00BF4810" w:rsidP="00BF4810">
      <w:pPr>
        <w:pStyle w:val="Bibliography"/>
        <w:rPr>
          <w:rFonts w:ascii="Calibri" w:cs="Calibri"/>
        </w:rPr>
      </w:pPr>
      <w:r w:rsidRPr="00BF4810">
        <w:rPr>
          <w:rFonts w:ascii="Calibri" w:cs="Calibri"/>
        </w:rPr>
        <w:t>34.</w:t>
      </w:r>
      <w:r w:rsidRPr="00BF4810">
        <w:rPr>
          <w:rFonts w:ascii="Calibri" w:cs="Calibri"/>
        </w:rPr>
        <w:tab/>
        <w:t xml:space="preserve">Hoarau, F. </w:t>
      </w:r>
      <w:r w:rsidRPr="00BF4810">
        <w:rPr>
          <w:rFonts w:ascii="Calibri" w:cs="Calibri"/>
          <w:i/>
          <w:iCs/>
        </w:rPr>
        <w:t>et al.</w:t>
      </w:r>
      <w:r w:rsidRPr="00BF4810">
        <w:rPr>
          <w:rFonts w:ascii="Calibri" w:cs="Calibri"/>
        </w:rPr>
        <w:t xml:space="preserve"> Bat Astrovirus in Mozambique. </w:t>
      </w:r>
      <w:r w:rsidRPr="00BF4810">
        <w:rPr>
          <w:rFonts w:ascii="Calibri" w:cs="Calibri"/>
          <w:i/>
          <w:iCs/>
        </w:rPr>
        <w:t>Virol. J.</w:t>
      </w:r>
      <w:r w:rsidRPr="00BF4810">
        <w:rPr>
          <w:rFonts w:ascii="Calibri" w:cs="Calibri"/>
        </w:rPr>
        <w:t xml:space="preserve"> </w:t>
      </w:r>
      <w:r w:rsidRPr="00BF4810">
        <w:rPr>
          <w:rFonts w:ascii="Calibri" w:cs="Calibri"/>
          <w:b/>
          <w:bCs/>
        </w:rPr>
        <w:t>15</w:t>
      </w:r>
      <w:r w:rsidRPr="00BF4810">
        <w:rPr>
          <w:rFonts w:ascii="Calibri" w:cs="Calibri"/>
        </w:rPr>
        <w:t>, 104 (2018).</w:t>
      </w:r>
    </w:p>
    <w:p w14:paraId="6320E064" w14:textId="77777777" w:rsidR="00BF4810" w:rsidRPr="00BF4810" w:rsidRDefault="00BF4810" w:rsidP="00BF4810">
      <w:pPr>
        <w:pStyle w:val="Bibliography"/>
        <w:rPr>
          <w:rFonts w:ascii="Calibri" w:cs="Calibri"/>
        </w:rPr>
      </w:pPr>
      <w:r w:rsidRPr="00BF4810">
        <w:rPr>
          <w:rFonts w:ascii="Calibri" w:cs="Calibri"/>
        </w:rPr>
        <w:t>35.</w:t>
      </w:r>
      <w:r w:rsidRPr="00BF4810">
        <w:rPr>
          <w:rFonts w:ascii="Calibri" w:cs="Calibri"/>
        </w:rPr>
        <w:tab/>
        <w:t xml:space="preserve">Chu, D. K. W., Poon, L. L. M., Guan, Y. &amp; Peiris, J. S. M. Novel Astroviruses in Insectivorous Bats. </w:t>
      </w:r>
      <w:r w:rsidRPr="00BF4810">
        <w:rPr>
          <w:rFonts w:ascii="Calibri" w:cs="Calibri"/>
          <w:i/>
          <w:iCs/>
        </w:rPr>
        <w:t>J. Virol.</w:t>
      </w:r>
      <w:r w:rsidRPr="00BF4810">
        <w:rPr>
          <w:rFonts w:ascii="Calibri" w:cs="Calibri"/>
        </w:rPr>
        <w:t xml:space="preserve"> </w:t>
      </w:r>
      <w:r w:rsidRPr="00BF4810">
        <w:rPr>
          <w:rFonts w:ascii="Calibri" w:cs="Calibri"/>
          <w:b/>
          <w:bCs/>
        </w:rPr>
        <w:t>82</w:t>
      </w:r>
      <w:r w:rsidRPr="00BF4810">
        <w:rPr>
          <w:rFonts w:ascii="Calibri" w:cs="Calibri"/>
        </w:rPr>
        <w:t>, 9107–9114 (2008).</w:t>
      </w:r>
    </w:p>
    <w:p w14:paraId="7F4D4E71" w14:textId="77777777" w:rsidR="00BF4810" w:rsidRPr="00BF4810" w:rsidRDefault="00BF4810" w:rsidP="00BF4810">
      <w:pPr>
        <w:pStyle w:val="Bibliography"/>
        <w:rPr>
          <w:rFonts w:ascii="Calibri" w:cs="Calibri"/>
        </w:rPr>
      </w:pPr>
      <w:r w:rsidRPr="00BF4810">
        <w:rPr>
          <w:rFonts w:ascii="Calibri" w:cs="Calibri"/>
        </w:rPr>
        <w:lastRenderedPageBreak/>
        <w:t>36.</w:t>
      </w:r>
      <w:r w:rsidRPr="00BF4810">
        <w:rPr>
          <w:rFonts w:ascii="Calibri" w:cs="Calibri"/>
        </w:rPr>
        <w:tab/>
        <w:t xml:space="preserve">Kemenesi, G. </w:t>
      </w:r>
      <w:r w:rsidRPr="00BF4810">
        <w:rPr>
          <w:rFonts w:ascii="Calibri" w:cs="Calibri"/>
          <w:i/>
          <w:iCs/>
        </w:rPr>
        <w:t>et al.</w:t>
      </w:r>
      <w:r w:rsidRPr="00BF4810">
        <w:rPr>
          <w:rFonts w:ascii="Calibri" w:cs="Calibri"/>
        </w:rPr>
        <w:t xml:space="preserve"> Molecular Survey of RNA Viruses in Hungarian Bats: Discovering Novel Astroviruses, Coronaviruses, and Caliciviruses. </w:t>
      </w:r>
      <w:r w:rsidRPr="00BF4810">
        <w:rPr>
          <w:rFonts w:ascii="Calibri" w:cs="Calibri"/>
          <w:i/>
          <w:iCs/>
        </w:rPr>
        <w:t>Vector-Borne Zoonotic Dis.</w:t>
      </w:r>
      <w:r w:rsidRPr="00BF4810">
        <w:rPr>
          <w:rFonts w:ascii="Calibri" w:cs="Calibri"/>
        </w:rPr>
        <w:t xml:space="preserve"> </w:t>
      </w:r>
      <w:r w:rsidRPr="00BF4810">
        <w:rPr>
          <w:rFonts w:ascii="Calibri" w:cs="Calibri"/>
          <w:b/>
          <w:bCs/>
        </w:rPr>
        <w:t>14</w:t>
      </w:r>
      <w:r w:rsidRPr="00BF4810">
        <w:rPr>
          <w:rFonts w:ascii="Calibri" w:cs="Calibri"/>
        </w:rPr>
        <w:t>, 846–855 (2014).</w:t>
      </w:r>
    </w:p>
    <w:p w14:paraId="53C73764" w14:textId="77777777" w:rsidR="00BF4810" w:rsidRPr="00BF4810" w:rsidRDefault="00BF4810" w:rsidP="00BF4810">
      <w:pPr>
        <w:pStyle w:val="Bibliography"/>
        <w:rPr>
          <w:rFonts w:ascii="Calibri" w:cs="Calibri"/>
        </w:rPr>
      </w:pPr>
      <w:r w:rsidRPr="00BF4810">
        <w:rPr>
          <w:rFonts w:ascii="Calibri" w:cs="Calibri"/>
        </w:rPr>
        <w:t>37.</w:t>
      </w:r>
      <w:r w:rsidRPr="00BF4810">
        <w:rPr>
          <w:rFonts w:ascii="Calibri" w:cs="Calibri"/>
        </w:rPr>
        <w:tab/>
        <w:t xml:space="preserve">Lacroix, A. </w:t>
      </w:r>
      <w:r w:rsidRPr="00BF4810">
        <w:rPr>
          <w:rFonts w:ascii="Calibri" w:cs="Calibri"/>
          <w:i/>
          <w:iCs/>
        </w:rPr>
        <w:t>et al.</w:t>
      </w:r>
      <w:r w:rsidRPr="00BF4810">
        <w:rPr>
          <w:rFonts w:ascii="Calibri" w:cs="Calibri"/>
        </w:rPr>
        <w:t xml:space="preserve"> Diversity of bat astroviruses in Lao PDR and Cambodia. </w:t>
      </w:r>
      <w:r w:rsidRPr="00BF4810">
        <w:rPr>
          <w:rFonts w:ascii="Calibri" w:cs="Calibri"/>
          <w:i/>
          <w:iCs/>
        </w:rPr>
        <w:t>Infect. Genet. Evol.</w:t>
      </w:r>
      <w:r w:rsidRPr="00BF4810">
        <w:rPr>
          <w:rFonts w:ascii="Calibri" w:cs="Calibri"/>
        </w:rPr>
        <w:t xml:space="preserve"> </w:t>
      </w:r>
      <w:r w:rsidRPr="00BF4810">
        <w:rPr>
          <w:rFonts w:ascii="Calibri" w:cs="Calibri"/>
          <w:b/>
          <w:bCs/>
        </w:rPr>
        <w:t>47</w:t>
      </w:r>
      <w:r w:rsidRPr="00BF4810">
        <w:rPr>
          <w:rFonts w:ascii="Calibri" w:cs="Calibri"/>
        </w:rPr>
        <w:t>, 41–50 (2017).</w:t>
      </w:r>
    </w:p>
    <w:p w14:paraId="1CA4D85D" w14:textId="77777777" w:rsidR="00BF4810" w:rsidRPr="00BF4810" w:rsidRDefault="00BF4810" w:rsidP="00BF4810">
      <w:pPr>
        <w:pStyle w:val="Bibliography"/>
        <w:rPr>
          <w:rFonts w:ascii="Calibri" w:cs="Calibri"/>
        </w:rPr>
      </w:pPr>
      <w:r w:rsidRPr="00BF4810">
        <w:rPr>
          <w:rFonts w:ascii="Calibri" w:cs="Calibri"/>
        </w:rPr>
        <w:t>38.</w:t>
      </w:r>
      <w:r w:rsidRPr="00BF4810">
        <w:rPr>
          <w:rFonts w:ascii="Calibri" w:cs="Calibri"/>
        </w:rPr>
        <w:tab/>
        <w:t xml:space="preserve">Hoarau, A. O. G. </w:t>
      </w:r>
      <w:r w:rsidRPr="00BF4810">
        <w:rPr>
          <w:rFonts w:ascii="Calibri" w:cs="Calibri"/>
          <w:i/>
          <w:iCs/>
        </w:rPr>
        <w:t>et al.</w:t>
      </w:r>
      <w:r w:rsidRPr="00BF4810">
        <w:rPr>
          <w:rFonts w:ascii="Calibri" w:cs="Calibri"/>
        </w:rPr>
        <w:t xml:space="preserve"> Investigation of astrovirus, coronavirus and paramyxovirus co-infections in bats in the western Indian Ocean. </w:t>
      </w:r>
      <w:r w:rsidRPr="00BF4810">
        <w:rPr>
          <w:rFonts w:ascii="Calibri" w:cs="Calibri"/>
          <w:i/>
          <w:iCs/>
        </w:rPr>
        <w:t>Virol. J.</w:t>
      </w:r>
      <w:r w:rsidRPr="00BF4810">
        <w:rPr>
          <w:rFonts w:ascii="Calibri" w:cs="Calibri"/>
        </w:rPr>
        <w:t xml:space="preserve"> </w:t>
      </w:r>
      <w:r w:rsidRPr="00BF4810">
        <w:rPr>
          <w:rFonts w:ascii="Calibri" w:cs="Calibri"/>
          <w:b/>
          <w:bCs/>
        </w:rPr>
        <w:t>18</w:t>
      </w:r>
      <w:r w:rsidRPr="00BF4810">
        <w:rPr>
          <w:rFonts w:ascii="Calibri" w:cs="Calibri"/>
        </w:rPr>
        <w:t>, 205 (2021).</w:t>
      </w:r>
    </w:p>
    <w:p w14:paraId="26179BD9" w14:textId="42263C24" w:rsidR="00F017C6" w:rsidRPr="006E3836" w:rsidRDefault="00F017C6" w:rsidP="00FD6559">
      <w:pPr>
        <w:tabs>
          <w:tab w:val="left" w:pos="2831"/>
        </w:tabs>
      </w:pPr>
      <w:r>
        <w:fldChar w:fldCharType="end"/>
      </w:r>
    </w:p>
    <w:sectPr w:rsidR="00F017C6" w:rsidRPr="006E38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ra Brook" w:date="2023-03-02T19:44:00Z" w:initials="CB">
    <w:p w14:paraId="32DA1125" w14:textId="77777777" w:rsidR="007D2982" w:rsidRDefault="007D2982" w:rsidP="007E2786">
      <w:r>
        <w:rPr>
          <w:rStyle w:val="CommentReference"/>
        </w:rPr>
        <w:annotationRef/>
      </w:r>
      <w:r>
        <w:rPr>
          <w:color w:val="000000"/>
          <w:sz w:val="20"/>
          <w:szCs w:val="20"/>
        </w:rPr>
        <w:t>Are these two different possibilities? #2 seems a bit more honest to me</w:t>
      </w:r>
    </w:p>
  </w:comment>
  <w:comment w:id="2" w:author="Cara Brook" w:date="2023-03-02T19:45:00Z" w:initials="CB">
    <w:p w14:paraId="30F8FEEB" w14:textId="77777777" w:rsidR="007D2982" w:rsidRDefault="007D2982" w:rsidP="00733F34">
      <w:r>
        <w:rPr>
          <w:rStyle w:val="CommentReference"/>
        </w:rPr>
        <w:annotationRef/>
      </w:r>
      <w:r>
        <w:rPr>
          <w:color w:val="000000"/>
          <w:sz w:val="20"/>
          <w:szCs w:val="20"/>
        </w:rPr>
        <w:t>The tense feels weird because “bats” is plural but “order” is singular…not sure what to do about it</w:t>
      </w:r>
    </w:p>
  </w:comment>
  <w:comment w:id="3" w:author="Cara Brook" w:date="2023-03-02T19:50:00Z" w:initials="CB">
    <w:p w14:paraId="120D2061" w14:textId="77777777" w:rsidR="007D2982" w:rsidRDefault="007D2982" w:rsidP="0037140F">
      <w:r>
        <w:rPr>
          <w:rStyle w:val="CommentReference"/>
        </w:rPr>
        <w:annotationRef/>
      </w:r>
      <w:r>
        <w:rPr>
          <w:color w:val="000000"/>
          <w:sz w:val="20"/>
          <w:szCs w:val="20"/>
        </w:rPr>
        <w:t>Bats do not necessarily host more zoonoses than other clades — Olival et al. 2017 and Mollentze and Streicker 2020 disagree.</w:t>
      </w:r>
    </w:p>
    <w:p w14:paraId="1C9FF405" w14:textId="77777777" w:rsidR="007D2982" w:rsidRDefault="007D2982" w:rsidP="0037140F"/>
    <w:p w14:paraId="014E7F05" w14:textId="77777777" w:rsidR="007D2982" w:rsidRDefault="007D2982" w:rsidP="0037140F">
      <w:r>
        <w:rPr>
          <w:color w:val="000000"/>
          <w:sz w:val="20"/>
          <w:szCs w:val="20"/>
        </w:rPr>
        <w:t>Only thing agreed on is that they host the most virulent zoonoses! Guth et al 2022</w:t>
      </w:r>
    </w:p>
  </w:comment>
  <w:comment w:id="4" w:author="Cara Brook" w:date="2023-03-02T19:51:00Z" w:initials="CB">
    <w:p w14:paraId="65437E20" w14:textId="77777777" w:rsidR="007D2982" w:rsidRDefault="007D2982" w:rsidP="0054657B">
      <w:r>
        <w:rPr>
          <w:rStyle w:val="CommentReference"/>
        </w:rPr>
        <w:annotationRef/>
      </w:r>
      <w:r>
        <w:rPr>
          <w:color w:val="000000"/>
          <w:sz w:val="20"/>
          <w:szCs w:val="20"/>
        </w:rPr>
        <w:t>Should def cite Madera et al 2022</w:t>
      </w:r>
    </w:p>
  </w:comment>
  <w:comment w:id="14" w:author="Cara Brook" w:date="2023-03-02T19:53:00Z" w:initials="CB">
    <w:p w14:paraId="34F5B79E" w14:textId="77777777" w:rsidR="007D2982" w:rsidRDefault="007D2982" w:rsidP="00C05D95">
      <w:r>
        <w:rPr>
          <w:rStyle w:val="CommentReference"/>
        </w:rPr>
        <w:annotationRef/>
      </w:r>
      <w:r>
        <w:rPr>
          <w:color w:val="000000"/>
          <w:sz w:val="20"/>
          <w:szCs w:val="20"/>
        </w:rPr>
        <w:t>Of hosts?</w:t>
      </w:r>
    </w:p>
  </w:comment>
  <w:comment w:id="15" w:author="Cara Brook" w:date="2023-03-02T19:53:00Z" w:initials="CB">
    <w:p w14:paraId="7824BF89" w14:textId="77777777" w:rsidR="007D2982" w:rsidRDefault="007D2982" w:rsidP="005810D4">
      <w:r>
        <w:rPr>
          <w:rStyle w:val="CommentReference"/>
        </w:rPr>
        <w:annotationRef/>
      </w:r>
      <w:r>
        <w:rPr>
          <w:color w:val="000000"/>
          <w:sz w:val="20"/>
          <w:szCs w:val="20"/>
        </w:rPr>
        <w:t>Total? Globally? Say that</w:t>
      </w:r>
    </w:p>
  </w:comment>
  <w:comment w:id="16" w:author="Cara Brook" w:date="2023-03-02T19:54:00Z" w:initials="CB">
    <w:p w14:paraId="5D577FC5" w14:textId="77777777" w:rsidR="001E313B" w:rsidRDefault="001E313B" w:rsidP="003C3C7E">
      <w:r>
        <w:rPr>
          <w:rStyle w:val="CommentReference"/>
        </w:rPr>
        <w:annotationRef/>
      </w:r>
      <w:r>
        <w:rPr>
          <w:color w:val="000000"/>
          <w:sz w:val="20"/>
          <w:szCs w:val="20"/>
        </w:rPr>
        <w:t>?</w:t>
      </w:r>
    </w:p>
  </w:comment>
  <w:comment w:id="22" w:author="Cara Brook" w:date="2023-03-02T19:55:00Z" w:initials="CB">
    <w:p w14:paraId="449158F5" w14:textId="77777777" w:rsidR="001E313B" w:rsidRDefault="001E313B" w:rsidP="0032728C">
      <w:r>
        <w:rPr>
          <w:rStyle w:val="CommentReference"/>
        </w:rPr>
        <w:annotationRef/>
      </w:r>
      <w:r>
        <w:rPr>
          <w:color w:val="000000"/>
          <w:sz w:val="20"/>
          <w:szCs w:val="20"/>
        </w:rPr>
        <w:t>This is pretty brief. I would repeat more methods from the other studies</w:t>
      </w:r>
    </w:p>
  </w:comment>
  <w:comment w:id="23" w:author="Cara Brook" w:date="2023-03-02T19:57:00Z" w:initials="CB">
    <w:p w14:paraId="4C7F4903" w14:textId="77777777" w:rsidR="001E313B" w:rsidRDefault="001E313B" w:rsidP="00244C12">
      <w:r>
        <w:rPr>
          <w:rStyle w:val="CommentReference"/>
        </w:rPr>
        <w:annotationRef/>
      </w:r>
      <w:r>
        <w:rPr>
          <w:color w:val="000000"/>
          <w:sz w:val="20"/>
          <w:szCs w:val="20"/>
        </w:rPr>
        <w:t>First, you downloaded other reference sequences, then aligned (how?), then annotated genes by identifying start and stop codons in regions adjacent to those identified in homologs</w:t>
      </w:r>
    </w:p>
  </w:comment>
  <w:comment w:id="33" w:author="Cara Brook" w:date="2023-03-02T20:00:00Z" w:initials="CB">
    <w:p w14:paraId="0DC8402C" w14:textId="77777777" w:rsidR="001E313B" w:rsidRDefault="001E313B" w:rsidP="00335B9E">
      <w:r>
        <w:rPr>
          <w:rStyle w:val="CommentReference"/>
        </w:rPr>
        <w:annotationRef/>
      </w:r>
      <w:r>
        <w:rPr>
          <w:color w:val="000000"/>
          <w:sz w:val="20"/>
          <w:szCs w:val="20"/>
        </w:rPr>
        <w:t>With a focus on the SWIO area right?</w:t>
      </w:r>
    </w:p>
  </w:comment>
  <w:comment w:id="44" w:author="Cara Brook" w:date="2023-03-02T20:03:00Z" w:initials="CB">
    <w:p w14:paraId="525A63F5" w14:textId="77777777" w:rsidR="001E313B" w:rsidRDefault="001E313B" w:rsidP="00495DD1">
      <w:r>
        <w:rPr>
          <w:rStyle w:val="CommentReference"/>
        </w:rPr>
        <w:annotationRef/>
      </w:r>
      <w:r>
        <w:rPr>
          <w:color w:val="000000"/>
          <w:sz w:val="20"/>
          <w:szCs w:val="20"/>
        </w:rPr>
        <w:t>With the goal of…?</w:t>
      </w:r>
    </w:p>
  </w:comment>
  <w:comment w:id="48" w:author="Cara Brook" w:date="2023-03-02T20:04:00Z" w:initials="CB">
    <w:p w14:paraId="49C85E72" w14:textId="77777777" w:rsidR="001E313B" w:rsidRDefault="001E313B" w:rsidP="005C1566">
      <w:r>
        <w:rPr>
          <w:rStyle w:val="CommentReference"/>
        </w:rPr>
        <w:annotationRef/>
      </w:r>
      <w:r>
        <w:rPr>
          <w:color w:val="000000"/>
          <w:sz w:val="20"/>
          <w:szCs w:val="20"/>
        </w:rPr>
        <w:t>I’m not sure this is correct terminology… the regions aren’t ‘conserved’ per se. Maybe trimmed to the shortest length genome in the dataset?</w:t>
      </w:r>
    </w:p>
  </w:comment>
  <w:comment w:id="52" w:author="Cara Brook" w:date="2023-03-02T20:05:00Z" w:initials="CB">
    <w:p w14:paraId="6CD01A66" w14:textId="77777777" w:rsidR="001E313B" w:rsidRDefault="001E313B" w:rsidP="000A1E64">
      <w:r>
        <w:rPr>
          <w:rStyle w:val="CommentReference"/>
        </w:rPr>
        <w:annotationRef/>
      </w:r>
      <w:r>
        <w:rPr>
          <w:color w:val="000000"/>
          <w:sz w:val="20"/>
          <w:szCs w:val="20"/>
        </w:rPr>
        <w:t>Referencing this is generally specific to the journal format</w:t>
      </w:r>
    </w:p>
  </w:comment>
  <w:comment w:id="57" w:author="Cara Brook" w:date="2023-03-02T20:06:00Z" w:initials="CB">
    <w:p w14:paraId="265610F5" w14:textId="77777777" w:rsidR="00910705" w:rsidRDefault="00910705" w:rsidP="003772A3">
      <w:r>
        <w:rPr>
          <w:rStyle w:val="CommentReference"/>
        </w:rPr>
        <w:annotationRef/>
      </w:r>
      <w:r>
        <w:rPr>
          <w:color w:val="000000"/>
          <w:sz w:val="20"/>
          <w:szCs w:val="20"/>
        </w:rPr>
        <w:t>You’ve got to say you did this first</w:t>
      </w:r>
    </w:p>
  </w:comment>
  <w:comment w:id="60" w:author="Cara Brook" w:date="2023-03-02T20:06:00Z" w:initials="CB">
    <w:p w14:paraId="0AAE4E60" w14:textId="77777777" w:rsidR="00910705" w:rsidRDefault="00910705" w:rsidP="00D019EA">
      <w:r>
        <w:rPr>
          <w:rStyle w:val="CommentReference"/>
        </w:rPr>
        <w:annotationRef/>
      </w:r>
      <w:r>
        <w:rPr>
          <w:color w:val="000000"/>
          <w:sz w:val="20"/>
          <w:szCs w:val="20"/>
        </w:rPr>
        <w:t>Cite it again and every time you reference it</w:t>
      </w:r>
    </w:p>
  </w:comment>
  <w:comment w:id="62" w:author="Cara Brook" w:date="2023-03-02T20:07:00Z" w:initials="CB">
    <w:p w14:paraId="3DA841A0" w14:textId="77777777" w:rsidR="00910705" w:rsidRDefault="00910705" w:rsidP="00EB2A42">
      <w:r>
        <w:rPr>
          <w:rStyle w:val="CommentReference"/>
        </w:rPr>
        <w:annotationRef/>
      </w:r>
      <w:r>
        <w:rPr>
          <w:color w:val="000000"/>
          <w:sz w:val="20"/>
          <w:szCs w:val="20"/>
        </w:rPr>
        <w:t>Didn’t you edit the group and pop size?</w:t>
      </w:r>
    </w:p>
  </w:comment>
  <w:comment w:id="63" w:author="Cara Brook" w:date="2023-03-02T20:08:00Z" w:initials="CB">
    <w:p w14:paraId="4FF80030" w14:textId="77777777" w:rsidR="00910705" w:rsidRDefault="00910705" w:rsidP="00847F05">
      <w:r>
        <w:rPr>
          <w:rStyle w:val="CommentReference"/>
        </w:rPr>
        <w:annotationRef/>
      </w:r>
      <w:r>
        <w:rPr>
          <w:color w:val="000000"/>
          <w:sz w:val="20"/>
          <w:szCs w:val="20"/>
        </w:rPr>
        <w:t>What if month was available but not day?</w:t>
      </w:r>
    </w:p>
  </w:comment>
  <w:comment w:id="64" w:author="Cara Brook" w:date="2023-03-02T20:08:00Z" w:initials="CB">
    <w:p w14:paraId="6B500D66" w14:textId="77777777" w:rsidR="00910705" w:rsidRDefault="00910705" w:rsidP="00C91932">
      <w:r>
        <w:rPr>
          <w:rStyle w:val="CommentReference"/>
        </w:rPr>
        <w:annotationRef/>
      </w:r>
      <w:r>
        <w:rPr>
          <w:color w:val="000000"/>
          <w:sz w:val="20"/>
          <w:szCs w:val="20"/>
        </w:rPr>
        <w:t>At ESS values &gt; 200</w:t>
      </w:r>
    </w:p>
  </w:comment>
  <w:comment w:id="67" w:author="Cara Brook" w:date="2023-03-02T20:08:00Z" w:initials="CB">
    <w:p w14:paraId="538B9439" w14:textId="77777777" w:rsidR="00910705" w:rsidRDefault="00910705" w:rsidP="00311113">
      <w:r>
        <w:rPr>
          <w:rStyle w:val="CommentReference"/>
        </w:rPr>
        <w:annotationRef/>
      </w:r>
      <w:r>
        <w:rPr>
          <w:color w:val="000000"/>
          <w:sz w:val="20"/>
          <w:szCs w:val="20"/>
        </w:rPr>
        <w:t>You already said this in methods</w:t>
      </w:r>
    </w:p>
  </w:comment>
  <w:comment w:id="79" w:author="Cara Brook" w:date="2023-03-02T20:11:00Z" w:initials="CB">
    <w:p w14:paraId="73B66C72" w14:textId="77777777" w:rsidR="00910705" w:rsidRDefault="00910705" w:rsidP="00C96A6C">
      <w:r>
        <w:rPr>
          <w:rStyle w:val="CommentReference"/>
        </w:rPr>
        <w:annotationRef/>
      </w:r>
      <w:r>
        <w:rPr>
          <w:color w:val="000000"/>
          <w:sz w:val="20"/>
          <w:szCs w:val="20"/>
        </w:rPr>
        <w:t>Throat or feces? I think you need to query them separately</w:t>
      </w:r>
    </w:p>
  </w:comment>
  <w:comment w:id="80" w:author="Cara Brook" w:date="2023-03-02T20:11:00Z" w:initials="CB">
    <w:p w14:paraId="346AC0DA" w14:textId="77777777" w:rsidR="00910705" w:rsidRDefault="00910705" w:rsidP="001703F3">
      <w:r>
        <w:rPr>
          <w:rStyle w:val="CommentReference"/>
        </w:rPr>
        <w:annotationRef/>
      </w:r>
      <w:r>
        <w:rPr>
          <w:color w:val="000000"/>
          <w:sz w:val="20"/>
          <w:szCs w:val="20"/>
        </w:rPr>
        <w:t>I would drop this</w:t>
      </w:r>
    </w:p>
  </w:comment>
  <w:comment w:id="81" w:author="Cara Brook" w:date="2023-03-02T20:12:00Z" w:initials="CB">
    <w:p w14:paraId="1DD05D2A" w14:textId="77777777" w:rsidR="00910705" w:rsidRDefault="00910705" w:rsidP="007B288A">
      <w:r>
        <w:rPr>
          <w:rStyle w:val="CommentReference"/>
        </w:rPr>
        <w:annotationRef/>
      </w:r>
      <w:r>
        <w:rPr>
          <w:color w:val="000000"/>
          <w:sz w:val="20"/>
          <w:szCs w:val="20"/>
        </w:rPr>
        <w:t>Given no sig difference detected, maybe just simplify plot to prevalence by species?</w:t>
      </w:r>
    </w:p>
  </w:comment>
  <w:comment w:id="83" w:author="Cara Brook" w:date="2023-03-02T20:13:00Z" w:initials="CB">
    <w:p w14:paraId="306A50D6" w14:textId="77777777" w:rsidR="00910705" w:rsidRDefault="00910705" w:rsidP="00C00687">
      <w:r>
        <w:rPr>
          <w:rStyle w:val="CommentReference"/>
        </w:rPr>
        <w:annotationRef/>
      </w:r>
      <w:r>
        <w:rPr>
          <w:color w:val="000000"/>
          <w:sz w:val="20"/>
          <w:szCs w:val="20"/>
        </w:rPr>
        <w:t>Is this the one I don’t believe? I would not include this. I think it is junk assembly</w:t>
      </w:r>
    </w:p>
  </w:comment>
  <w:comment w:id="84" w:author="Cara Brook" w:date="2023-03-02T20:13:00Z" w:initials="CB">
    <w:p w14:paraId="015E2D1C" w14:textId="77777777" w:rsidR="00910705" w:rsidRDefault="00910705" w:rsidP="002432E8">
      <w:r>
        <w:rPr>
          <w:rStyle w:val="CommentReference"/>
        </w:rPr>
        <w:annotationRef/>
      </w:r>
      <w:r>
        <w:rPr>
          <w:color w:val="000000"/>
          <w:sz w:val="20"/>
          <w:szCs w:val="20"/>
        </w:rPr>
        <w:t>It would be helpful to describe the class AstV structure in the intro — see henipavirus paper for reference</w:t>
      </w:r>
    </w:p>
  </w:comment>
  <w:comment w:id="85" w:author="Cara Brook" w:date="2023-03-02T20:15:00Z" w:initials="CB">
    <w:p w14:paraId="5F4F1F9B" w14:textId="77777777" w:rsidR="00910705" w:rsidRDefault="00910705" w:rsidP="007547F1">
      <w:r>
        <w:rPr>
          <w:rStyle w:val="CommentReference"/>
        </w:rPr>
        <w:annotationRef/>
      </w:r>
      <w:r>
        <w:rPr>
          <w:color w:val="000000"/>
          <w:sz w:val="20"/>
          <w:szCs w:val="20"/>
        </w:rPr>
        <w:t>Did you actually limit the blast to reference AstV queries? Or did you just BLAST generally in the portal? The latter is usually the most fruitful</w:t>
      </w:r>
    </w:p>
  </w:comment>
  <w:comment w:id="86" w:author="Cara Brook" w:date="2023-03-02T20:18:00Z" w:initials="CB">
    <w:p w14:paraId="5AA028F3" w14:textId="77777777" w:rsidR="00B5027E" w:rsidRDefault="00B5027E" w:rsidP="009771F7">
      <w:r>
        <w:rPr>
          <w:rStyle w:val="CommentReference"/>
        </w:rPr>
        <w:annotationRef/>
      </w:r>
      <w:r>
        <w:rPr>
          <w:color w:val="000000"/>
          <w:sz w:val="20"/>
          <w:szCs w:val="20"/>
        </w:rPr>
        <w:t>I’d be interested to see it compared to the closest hit in BLAST - is that one of these bat samples or something else?</w:t>
      </w:r>
    </w:p>
  </w:comment>
  <w:comment w:id="87" w:author="Cara Brook" w:date="2023-03-02T20:18:00Z" w:initials="CB">
    <w:p w14:paraId="0F70E34C" w14:textId="77777777" w:rsidR="00B5027E" w:rsidRDefault="00B5027E" w:rsidP="004E6FA5">
      <w:r>
        <w:rPr>
          <w:rStyle w:val="CommentReference"/>
        </w:rPr>
        <w:annotationRef/>
      </w:r>
      <w:r>
        <w:rPr>
          <w:color w:val="000000"/>
          <w:sz w:val="20"/>
          <w:szCs w:val="20"/>
        </w:rPr>
        <w:t>I’d prioritize submitting it to GenBank soon so that you know what to call it</w:t>
      </w:r>
    </w:p>
  </w:comment>
  <w:comment w:id="89" w:author="Cara Brook" w:date="2023-03-02T20:19:00Z" w:initials="CB">
    <w:p w14:paraId="1D4883A5" w14:textId="77777777" w:rsidR="00B5027E" w:rsidRDefault="00B5027E" w:rsidP="003842BB">
      <w:r>
        <w:rPr>
          <w:rStyle w:val="CommentReference"/>
        </w:rPr>
        <w:annotationRef/>
      </w:r>
      <w:r>
        <w:rPr>
          <w:sz w:val="20"/>
          <w:szCs w:val="20"/>
        </w:rPr>
        <w:t>? Looks like the shape is bat vs. non-bat host. Is this needed when they are already colored to indicate this?</w:t>
      </w:r>
    </w:p>
  </w:comment>
  <w:comment w:id="90" w:author="Cara Brook" w:date="2023-03-02T20:20:00Z" w:initials="CB">
    <w:p w14:paraId="42CAF29D" w14:textId="0B56E11F" w:rsidR="00B5027E" w:rsidRDefault="00B5027E" w:rsidP="006B6C8C">
      <w:r>
        <w:rPr>
          <w:rStyle w:val="CommentReference"/>
        </w:rPr>
        <w:annotationRef/>
      </w:r>
      <w:r>
        <w:rPr>
          <w:color w:val="000000"/>
          <w:sz w:val="20"/>
          <w:szCs w:val="20"/>
        </w:rPr>
        <w:t>Just confirming - two roots?</w:t>
      </w:r>
    </w:p>
  </w:comment>
  <w:comment w:id="92" w:author="Cara Brook" w:date="2023-03-02T20:23:00Z" w:initials="CB">
    <w:p w14:paraId="4DC245B8" w14:textId="77777777" w:rsidR="00B5027E" w:rsidRDefault="00B5027E" w:rsidP="00AB3ED2">
      <w:r>
        <w:rPr>
          <w:rStyle w:val="CommentReference"/>
        </w:rPr>
        <w:annotationRef/>
      </w:r>
      <w:r>
        <w:rPr>
          <w:color w:val="000000"/>
          <w:sz w:val="20"/>
          <w:szCs w:val="20"/>
        </w:rPr>
        <w:t>This is confusing since you previously said you selected the bat monophyletic group for the Bayesian analysis</w:t>
      </w:r>
    </w:p>
  </w:comment>
  <w:comment w:id="95" w:author="Cara Brook" w:date="2023-03-02T20:23:00Z" w:initials="CB">
    <w:p w14:paraId="4444B8FD" w14:textId="77777777" w:rsidR="00B5027E" w:rsidRDefault="00B5027E" w:rsidP="00FE3952">
      <w:r>
        <w:rPr>
          <w:rStyle w:val="CommentReference"/>
        </w:rPr>
        <w:annotationRef/>
      </w:r>
      <w:r>
        <w:rPr>
          <w:color w:val="000000"/>
          <w:sz w:val="20"/>
          <w:szCs w:val="20"/>
        </w:rPr>
        <w:t>Given that you included less info in this tree, I am not sure I would note this as I trust the ML tree more</w:t>
      </w:r>
    </w:p>
  </w:comment>
  <w:comment w:id="102" w:author="Cara Brook" w:date="2023-03-02T20:25:00Z" w:initials="CB">
    <w:p w14:paraId="4ECA29F1" w14:textId="77777777" w:rsidR="00B5027E" w:rsidRDefault="00B5027E" w:rsidP="00D06A22">
      <w:r>
        <w:rPr>
          <w:rStyle w:val="CommentReference"/>
        </w:rPr>
        <w:annotationRef/>
      </w:r>
      <w:r>
        <w:rPr>
          <w:color w:val="000000"/>
          <w:sz w:val="20"/>
          <w:szCs w:val="20"/>
        </w:rPr>
        <w:t>Did you intro these terms already?</w:t>
      </w:r>
    </w:p>
  </w:comment>
  <w:comment w:id="105" w:author="Cara Brook" w:date="2023-03-02T20:26:00Z" w:initials="CB">
    <w:p w14:paraId="09E79038" w14:textId="77777777" w:rsidR="00123048" w:rsidRDefault="00123048" w:rsidP="008D5FC2">
      <w:r>
        <w:rPr>
          <w:rStyle w:val="CommentReference"/>
        </w:rPr>
        <w:annotationRef/>
      </w:r>
      <w:r>
        <w:rPr>
          <w:color w:val="000000"/>
          <w:sz w:val="20"/>
          <w:szCs w:val="20"/>
        </w:rPr>
        <w:t>This is a bit awkward</w:t>
      </w:r>
    </w:p>
  </w:comment>
  <w:comment w:id="106" w:author="Cara Brook" w:date="2023-03-02T20:26:00Z" w:initials="CB">
    <w:p w14:paraId="3B1EFEA2" w14:textId="77777777" w:rsidR="00123048" w:rsidRDefault="00123048" w:rsidP="00633B39">
      <w:r>
        <w:rPr>
          <w:rStyle w:val="CommentReference"/>
        </w:rPr>
        <w:annotationRef/>
      </w:r>
      <w:r>
        <w:rPr>
          <w:sz w:val="20"/>
          <w:szCs w:val="20"/>
        </w:rPr>
        <w:t>I would change to “prevalence” rather than infection, here and throughout</w:t>
      </w:r>
    </w:p>
  </w:comment>
  <w:comment w:id="107" w:author="Cara Brook" w:date="2023-03-02T20:28:00Z" w:initials="CB">
    <w:p w14:paraId="051BB601" w14:textId="77777777" w:rsidR="00123048" w:rsidRDefault="00123048" w:rsidP="007E1D7B">
      <w:r>
        <w:rPr>
          <w:rStyle w:val="CommentReference"/>
        </w:rPr>
        <w:annotationRef/>
      </w:r>
      <w:r>
        <w:rPr>
          <w:color w:val="000000"/>
          <w:sz w:val="20"/>
          <w:szCs w:val="20"/>
        </w:rPr>
        <w:t>prevalence.</w:t>
      </w:r>
    </w:p>
    <w:p w14:paraId="1322027B" w14:textId="77777777" w:rsidR="00123048" w:rsidRDefault="00123048" w:rsidP="007E1D7B"/>
    <w:p w14:paraId="24F3EC45" w14:textId="77777777" w:rsidR="00123048" w:rsidRDefault="00123048" w:rsidP="007E1D7B">
      <w:r>
        <w:rPr>
          <w:color w:val="000000"/>
          <w:sz w:val="20"/>
          <w:szCs w:val="20"/>
        </w:rPr>
        <w:t>Is this fair since these are different genotypes of AstV?</w:t>
      </w:r>
    </w:p>
  </w:comment>
  <w:comment w:id="108" w:author="Cara Brook" w:date="2023-03-02T20:29:00Z" w:initials="CB">
    <w:p w14:paraId="4B182357" w14:textId="77777777" w:rsidR="00123048" w:rsidRDefault="00123048" w:rsidP="003727F2">
      <w:r>
        <w:rPr>
          <w:rStyle w:val="CommentReference"/>
        </w:rPr>
        <w:annotationRef/>
      </w:r>
      <w:r>
        <w:rPr>
          <w:color w:val="000000"/>
          <w:sz w:val="20"/>
          <w:szCs w:val="20"/>
        </w:rPr>
        <w:t>Note that these can cross-contaminate in our field studies as these are just swabs</w:t>
      </w:r>
    </w:p>
  </w:comment>
  <w:comment w:id="109" w:author="Cara Brook" w:date="2023-03-02T20:30:00Z" w:initials="CB">
    <w:p w14:paraId="2822436A" w14:textId="77777777" w:rsidR="00123048" w:rsidRDefault="00123048" w:rsidP="00CE1AA7">
      <w:r>
        <w:rPr>
          <w:rStyle w:val="CommentReference"/>
        </w:rPr>
        <w:annotationRef/>
      </w:r>
      <w:r>
        <w:rPr>
          <w:color w:val="000000"/>
          <w:sz w:val="20"/>
          <w:szCs w:val="20"/>
        </w:rPr>
        <w:t>I think this whole sequence was faulty</w:t>
      </w:r>
    </w:p>
  </w:comment>
  <w:comment w:id="110" w:author="Cara Brook" w:date="2023-03-02T20:31:00Z" w:initials="CB">
    <w:p w14:paraId="310A4404" w14:textId="77777777" w:rsidR="00123048" w:rsidRDefault="00123048" w:rsidP="008203EF">
      <w:r>
        <w:rPr>
          <w:rStyle w:val="CommentReference"/>
        </w:rPr>
        <w:annotationRef/>
      </w:r>
      <w:r>
        <w:rPr>
          <w:color w:val="000000"/>
          <w:sz w:val="20"/>
          <w:szCs w:val="20"/>
        </w:rPr>
        <w:t>Any thoughts as to why this is different here?</w:t>
      </w:r>
    </w:p>
  </w:comment>
  <w:comment w:id="111" w:author="Cara Brook" w:date="2023-03-02T20:33:00Z" w:initials="CB">
    <w:p w14:paraId="02C5B7AE" w14:textId="77777777" w:rsidR="00123048" w:rsidRDefault="00123048" w:rsidP="00B82E53">
      <w:r>
        <w:rPr>
          <w:rStyle w:val="CommentReference"/>
        </w:rPr>
        <w:annotationRef/>
      </w:r>
      <w:r>
        <w:rPr>
          <w:color w:val="000000"/>
          <w:sz w:val="20"/>
          <w:szCs w:val="20"/>
        </w:rPr>
        <w:t>Have any Madagascar molossid sequences been identified at all? If so, why not include them in the tree? And are they at high prevalence in the Reunion molossids (and other molossids) such that this is a surprising result for Mada?</w:t>
      </w:r>
    </w:p>
  </w:comment>
  <w:comment w:id="113" w:author="Cara Brook" w:date="2023-03-02T20:33:00Z" w:initials="CB">
    <w:p w14:paraId="42293B2F" w14:textId="77777777" w:rsidR="00123048" w:rsidRDefault="00123048" w:rsidP="00E627B5">
      <w:r>
        <w:rPr>
          <w:rStyle w:val="CommentReference"/>
        </w:rPr>
        <w:annotationRef/>
      </w:r>
      <w:r>
        <w:rPr>
          <w:color w:val="000000"/>
          <w:sz w:val="20"/>
          <w:szCs w:val="20"/>
        </w:rPr>
        <w:t>Be sure to explain that these are bat families - the reader won’t necessarily know</w:t>
      </w:r>
    </w:p>
  </w:comment>
  <w:comment w:id="114" w:author="Cara Brook" w:date="2023-03-02T20:35:00Z" w:initials="CB">
    <w:p w14:paraId="612EB39D" w14:textId="77777777" w:rsidR="00123048" w:rsidRDefault="00123048" w:rsidP="00DF164A">
      <w:r>
        <w:rPr>
          <w:rStyle w:val="CommentReference"/>
        </w:rPr>
        <w:annotationRef/>
      </w:r>
      <w:r>
        <w:rPr>
          <w:color w:val="000000"/>
          <w:sz w:val="20"/>
          <w:szCs w:val="20"/>
        </w:rPr>
        <w:t>This is the only discussion-like part of the discussion. The previous material focuses in great detail on the figures and could be largely discussed in the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DA1125" w15:done="0"/>
  <w15:commentEx w15:paraId="30F8FEEB" w15:done="0"/>
  <w15:commentEx w15:paraId="014E7F05" w15:done="0"/>
  <w15:commentEx w15:paraId="65437E20" w15:done="0"/>
  <w15:commentEx w15:paraId="34F5B79E" w15:done="0"/>
  <w15:commentEx w15:paraId="7824BF89" w15:done="0"/>
  <w15:commentEx w15:paraId="5D577FC5" w15:done="0"/>
  <w15:commentEx w15:paraId="449158F5" w15:done="0"/>
  <w15:commentEx w15:paraId="4C7F4903" w15:done="0"/>
  <w15:commentEx w15:paraId="0DC8402C" w15:done="0"/>
  <w15:commentEx w15:paraId="525A63F5" w15:done="0"/>
  <w15:commentEx w15:paraId="49C85E72" w15:done="0"/>
  <w15:commentEx w15:paraId="6CD01A66" w15:done="0"/>
  <w15:commentEx w15:paraId="265610F5" w15:done="0"/>
  <w15:commentEx w15:paraId="0AAE4E60" w15:done="0"/>
  <w15:commentEx w15:paraId="3DA841A0" w15:done="0"/>
  <w15:commentEx w15:paraId="4FF80030" w15:done="0"/>
  <w15:commentEx w15:paraId="6B500D66" w15:done="0"/>
  <w15:commentEx w15:paraId="538B9439" w15:done="0"/>
  <w15:commentEx w15:paraId="73B66C72" w15:done="0"/>
  <w15:commentEx w15:paraId="346AC0DA" w15:done="0"/>
  <w15:commentEx w15:paraId="1DD05D2A" w15:done="0"/>
  <w15:commentEx w15:paraId="306A50D6" w15:done="0"/>
  <w15:commentEx w15:paraId="015E2D1C" w15:done="0"/>
  <w15:commentEx w15:paraId="5F4F1F9B" w15:done="0"/>
  <w15:commentEx w15:paraId="5AA028F3" w15:done="0"/>
  <w15:commentEx w15:paraId="0F70E34C" w15:done="0"/>
  <w15:commentEx w15:paraId="1D4883A5" w15:done="0"/>
  <w15:commentEx w15:paraId="42CAF29D" w15:done="0"/>
  <w15:commentEx w15:paraId="4DC245B8" w15:done="0"/>
  <w15:commentEx w15:paraId="4444B8FD" w15:done="0"/>
  <w15:commentEx w15:paraId="4ECA29F1" w15:done="0"/>
  <w15:commentEx w15:paraId="09E79038" w15:done="0"/>
  <w15:commentEx w15:paraId="3B1EFEA2" w15:done="0"/>
  <w15:commentEx w15:paraId="24F3EC45" w15:done="0"/>
  <w15:commentEx w15:paraId="4B182357" w15:done="0"/>
  <w15:commentEx w15:paraId="2822436A" w15:done="0"/>
  <w15:commentEx w15:paraId="310A4404" w15:done="0"/>
  <w15:commentEx w15:paraId="02C5B7AE" w15:done="0"/>
  <w15:commentEx w15:paraId="42293B2F" w15:done="0"/>
  <w15:commentEx w15:paraId="612EB3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B7B25" w16cex:dateUtc="2023-03-03T01:44:00Z"/>
  <w16cex:commentExtensible w16cex:durableId="27AB7B70" w16cex:dateUtc="2023-03-03T01:45:00Z"/>
  <w16cex:commentExtensible w16cex:durableId="27AB7C78" w16cex:dateUtc="2023-03-03T01:50:00Z"/>
  <w16cex:commentExtensible w16cex:durableId="27AB7CC6" w16cex:dateUtc="2023-03-03T01:51:00Z"/>
  <w16cex:commentExtensible w16cex:durableId="27AB7D38" w16cex:dateUtc="2023-03-03T01:53:00Z"/>
  <w16cex:commentExtensible w16cex:durableId="27AB7D53" w16cex:dateUtc="2023-03-03T01:53:00Z"/>
  <w16cex:commentExtensible w16cex:durableId="27AB7D82" w16cex:dateUtc="2023-03-03T01:54:00Z"/>
  <w16cex:commentExtensible w16cex:durableId="27AB7DC7" w16cex:dateUtc="2023-03-03T01:55:00Z"/>
  <w16cex:commentExtensible w16cex:durableId="27AB7E2F" w16cex:dateUtc="2023-03-03T01:57:00Z"/>
  <w16cex:commentExtensible w16cex:durableId="27AB7ED4" w16cex:dateUtc="2023-03-03T02:00:00Z"/>
  <w16cex:commentExtensible w16cex:durableId="27AB7F79" w16cex:dateUtc="2023-03-03T02:03:00Z"/>
  <w16cex:commentExtensible w16cex:durableId="27AB7FD1" w16cex:dateUtc="2023-03-03T02:04:00Z"/>
  <w16cex:commentExtensible w16cex:durableId="27AB7FF9" w16cex:dateUtc="2023-03-03T02:05:00Z"/>
  <w16cex:commentExtensible w16cex:durableId="27AB802F" w16cex:dateUtc="2023-03-03T02:06:00Z"/>
  <w16cex:commentExtensible w16cex:durableId="27AB8063" w16cex:dateUtc="2023-03-03T02:06:00Z"/>
  <w16cex:commentExtensible w16cex:durableId="27AB8096" w16cex:dateUtc="2023-03-03T02:07:00Z"/>
  <w16cex:commentExtensible w16cex:durableId="27AB80B1" w16cex:dateUtc="2023-03-03T02:08:00Z"/>
  <w16cex:commentExtensible w16cex:durableId="27AB80C2" w16cex:dateUtc="2023-03-03T02:08:00Z"/>
  <w16cex:commentExtensible w16cex:durableId="27AB80DA" w16cex:dateUtc="2023-03-03T02:08:00Z"/>
  <w16cex:commentExtensible w16cex:durableId="27AB8159" w16cex:dateUtc="2023-03-03T02:11:00Z"/>
  <w16cex:commentExtensible w16cex:durableId="27AB816A" w16cex:dateUtc="2023-03-03T02:11:00Z"/>
  <w16cex:commentExtensible w16cex:durableId="27AB8194" w16cex:dateUtc="2023-03-03T02:12:00Z"/>
  <w16cex:commentExtensible w16cex:durableId="27AB81CC" w16cex:dateUtc="2023-03-03T02:13:00Z"/>
  <w16cex:commentExtensible w16cex:durableId="27AB81F8" w16cex:dateUtc="2023-03-03T02:13:00Z"/>
  <w16cex:commentExtensible w16cex:durableId="27AB8271" w16cex:dateUtc="2023-03-03T02:15:00Z"/>
  <w16cex:commentExtensible w16cex:durableId="27AB8301" w16cex:dateUtc="2023-03-03T02:18:00Z"/>
  <w16cex:commentExtensible w16cex:durableId="27AB832A" w16cex:dateUtc="2023-03-03T02:18:00Z"/>
  <w16cex:commentExtensible w16cex:durableId="27AB8361" w16cex:dateUtc="2023-03-03T02:19:00Z"/>
  <w16cex:commentExtensible w16cex:durableId="27AB8389" w16cex:dateUtc="2023-03-03T02:20:00Z"/>
  <w16cex:commentExtensible w16cex:durableId="27AB8429" w16cex:dateUtc="2023-03-03T02:23:00Z"/>
  <w16cex:commentExtensible w16cex:durableId="27AB845E" w16cex:dateUtc="2023-03-03T02:23:00Z"/>
  <w16cex:commentExtensible w16cex:durableId="27AB84AA" w16cex:dateUtc="2023-03-03T02:25:00Z"/>
  <w16cex:commentExtensible w16cex:durableId="27AB8504" w16cex:dateUtc="2023-03-03T02:26:00Z"/>
  <w16cex:commentExtensible w16cex:durableId="27AB8511" w16cex:dateUtc="2023-03-03T02:26:00Z"/>
  <w16cex:commentExtensible w16cex:durableId="27AB856E" w16cex:dateUtc="2023-03-03T02:28:00Z"/>
  <w16cex:commentExtensible w16cex:durableId="27AB8596" w16cex:dateUtc="2023-03-03T02:29:00Z"/>
  <w16cex:commentExtensible w16cex:durableId="27AB85D8" w16cex:dateUtc="2023-03-03T02:30:00Z"/>
  <w16cex:commentExtensible w16cex:durableId="27AB8611" w16cex:dateUtc="2023-03-03T02:31:00Z"/>
  <w16cex:commentExtensible w16cex:durableId="27AB8687" w16cex:dateUtc="2023-03-03T02:33:00Z"/>
  <w16cex:commentExtensible w16cex:durableId="27AB86A6" w16cex:dateUtc="2023-03-03T02:33:00Z"/>
  <w16cex:commentExtensible w16cex:durableId="27AB86FA" w16cex:dateUtc="2023-03-03T0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DA1125" w16cid:durableId="27AB7B25"/>
  <w16cid:commentId w16cid:paraId="30F8FEEB" w16cid:durableId="27AB7B70"/>
  <w16cid:commentId w16cid:paraId="014E7F05" w16cid:durableId="27AB7C78"/>
  <w16cid:commentId w16cid:paraId="65437E20" w16cid:durableId="27AB7CC6"/>
  <w16cid:commentId w16cid:paraId="34F5B79E" w16cid:durableId="27AB7D38"/>
  <w16cid:commentId w16cid:paraId="7824BF89" w16cid:durableId="27AB7D53"/>
  <w16cid:commentId w16cid:paraId="5D577FC5" w16cid:durableId="27AB7D82"/>
  <w16cid:commentId w16cid:paraId="449158F5" w16cid:durableId="27AB7DC7"/>
  <w16cid:commentId w16cid:paraId="4C7F4903" w16cid:durableId="27AB7E2F"/>
  <w16cid:commentId w16cid:paraId="0DC8402C" w16cid:durableId="27AB7ED4"/>
  <w16cid:commentId w16cid:paraId="525A63F5" w16cid:durableId="27AB7F79"/>
  <w16cid:commentId w16cid:paraId="49C85E72" w16cid:durableId="27AB7FD1"/>
  <w16cid:commentId w16cid:paraId="6CD01A66" w16cid:durableId="27AB7FF9"/>
  <w16cid:commentId w16cid:paraId="265610F5" w16cid:durableId="27AB802F"/>
  <w16cid:commentId w16cid:paraId="0AAE4E60" w16cid:durableId="27AB8063"/>
  <w16cid:commentId w16cid:paraId="3DA841A0" w16cid:durableId="27AB8096"/>
  <w16cid:commentId w16cid:paraId="4FF80030" w16cid:durableId="27AB80B1"/>
  <w16cid:commentId w16cid:paraId="6B500D66" w16cid:durableId="27AB80C2"/>
  <w16cid:commentId w16cid:paraId="538B9439" w16cid:durableId="27AB80DA"/>
  <w16cid:commentId w16cid:paraId="73B66C72" w16cid:durableId="27AB8159"/>
  <w16cid:commentId w16cid:paraId="346AC0DA" w16cid:durableId="27AB816A"/>
  <w16cid:commentId w16cid:paraId="1DD05D2A" w16cid:durableId="27AB8194"/>
  <w16cid:commentId w16cid:paraId="306A50D6" w16cid:durableId="27AB81CC"/>
  <w16cid:commentId w16cid:paraId="015E2D1C" w16cid:durableId="27AB81F8"/>
  <w16cid:commentId w16cid:paraId="5F4F1F9B" w16cid:durableId="27AB8271"/>
  <w16cid:commentId w16cid:paraId="5AA028F3" w16cid:durableId="27AB8301"/>
  <w16cid:commentId w16cid:paraId="0F70E34C" w16cid:durableId="27AB832A"/>
  <w16cid:commentId w16cid:paraId="1D4883A5" w16cid:durableId="27AB8361"/>
  <w16cid:commentId w16cid:paraId="42CAF29D" w16cid:durableId="27AB8389"/>
  <w16cid:commentId w16cid:paraId="4DC245B8" w16cid:durableId="27AB8429"/>
  <w16cid:commentId w16cid:paraId="4444B8FD" w16cid:durableId="27AB845E"/>
  <w16cid:commentId w16cid:paraId="4ECA29F1" w16cid:durableId="27AB84AA"/>
  <w16cid:commentId w16cid:paraId="09E79038" w16cid:durableId="27AB8504"/>
  <w16cid:commentId w16cid:paraId="3B1EFEA2" w16cid:durableId="27AB8511"/>
  <w16cid:commentId w16cid:paraId="24F3EC45" w16cid:durableId="27AB856E"/>
  <w16cid:commentId w16cid:paraId="4B182357" w16cid:durableId="27AB8596"/>
  <w16cid:commentId w16cid:paraId="2822436A" w16cid:durableId="27AB85D8"/>
  <w16cid:commentId w16cid:paraId="310A4404" w16cid:durableId="27AB8611"/>
  <w16cid:commentId w16cid:paraId="02C5B7AE" w16cid:durableId="27AB8687"/>
  <w16cid:commentId w16cid:paraId="42293B2F" w16cid:durableId="27AB86A6"/>
  <w16cid:commentId w16cid:paraId="612EB39D" w16cid:durableId="27AB86F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A479A"/>
    <w:multiLevelType w:val="hybridMultilevel"/>
    <w:tmpl w:val="B988282E"/>
    <w:lvl w:ilvl="0" w:tplc="1A044FE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ED1E19"/>
    <w:multiLevelType w:val="hybridMultilevel"/>
    <w:tmpl w:val="49E4FE5A"/>
    <w:lvl w:ilvl="0" w:tplc="779AF49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952498">
    <w:abstractNumId w:val="0"/>
  </w:num>
  <w:num w:numId="2" w16cid:durableId="18637402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a Brook">
    <w15:presenceInfo w15:providerId="AD" w15:userId="S::cbrook@uchicago.edu::c3414c96-068a-4d22-af54-1414086a73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17E"/>
    <w:rsid w:val="0001371F"/>
    <w:rsid w:val="000150A0"/>
    <w:rsid w:val="00030AD0"/>
    <w:rsid w:val="00032C81"/>
    <w:rsid w:val="00034AC8"/>
    <w:rsid w:val="00035D38"/>
    <w:rsid w:val="00040523"/>
    <w:rsid w:val="0004735C"/>
    <w:rsid w:val="000508BE"/>
    <w:rsid w:val="00050AF1"/>
    <w:rsid w:val="00050E22"/>
    <w:rsid w:val="000523C5"/>
    <w:rsid w:val="00054032"/>
    <w:rsid w:val="00056375"/>
    <w:rsid w:val="00057B04"/>
    <w:rsid w:val="000605F5"/>
    <w:rsid w:val="00062357"/>
    <w:rsid w:val="00064ACE"/>
    <w:rsid w:val="000662BA"/>
    <w:rsid w:val="00066856"/>
    <w:rsid w:val="00067310"/>
    <w:rsid w:val="0007197B"/>
    <w:rsid w:val="00073B05"/>
    <w:rsid w:val="0008098F"/>
    <w:rsid w:val="00082045"/>
    <w:rsid w:val="00082CAD"/>
    <w:rsid w:val="000831A6"/>
    <w:rsid w:val="00086EBA"/>
    <w:rsid w:val="00087405"/>
    <w:rsid w:val="00087579"/>
    <w:rsid w:val="0009134E"/>
    <w:rsid w:val="00091FFD"/>
    <w:rsid w:val="000923BE"/>
    <w:rsid w:val="00092E01"/>
    <w:rsid w:val="0009785D"/>
    <w:rsid w:val="000A315F"/>
    <w:rsid w:val="000A7D7F"/>
    <w:rsid w:val="000B0E09"/>
    <w:rsid w:val="000B1DB5"/>
    <w:rsid w:val="000B4EB7"/>
    <w:rsid w:val="000B664D"/>
    <w:rsid w:val="000C06E8"/>
    <w:rsid w:val="000C2DFE"/>
    <w:rsid w:val="000C2F9F"/>
    <w:rsid w:val="000C412E"/>
    <w:rsid w:val="000C48EE"/>
    <w:rsid w:val="000C4CEA"/>
    <w:rsid w:val="000C5685"/>
    <w:rsid w:val="000C719D"/>
    <w:rsid w:val="000D060E"/>
    <w:rsid w:val="000D157F"/>
    <w:rsid w:val="000D17AC"/>
    <w:rsid w:val="000D23D3"/>
    <w:rsid w:val="000D3611"/>
    <w:rsid w:val="000D500C"/>
    <w:rsid w:val="000E183C"/>
    <w:rsid w:val="000E319F"/>
    <w:rsid w:val="000E4313"/>
    <w:rsid w:val="000E6AE9"/>
    <w:rsid w:val="000F5B85"/>
    <w:rsid w:val="00101AAD"/>
    <w:rsid w:val="0010333F"/>
    <w:rsid w:val="00105ECB"/>
    <w:rsid w:val="0011263B"/>
    <w:rsid w:val="00113B7B"/>
    <w:rsid w:val="00114C03"/>
    <w:rsid w:val="00115AD5"/>
    <w:rsid w:val="00115F2F"/>
    <w:rsid w:val="0011634D"/>
    <w:rsid w:val="00116F91"/>
    <w:rsid w:val="00123048"/>
    <w:rsid w:val="001244B9"/>
    <w:rsid w:val="00125C3A"/>
    <w:rsid w:val="00126311"/>
    <w:rsid w:val="00131834"/>
    <w:rsid w:val="00133DD1"/>
    <w:rsid w:val="00133FE0"/>
    <w:rsid w:val="00135D8E"/>
    <w:rsid w:val="001360A7"/>
    <w:rsid w:val="00141EC3"/>
    <w:rsid w:val="00147BB8"/>
    <w:rsid w:val="00154EA1"/>
    <w:rsid w:val="00155713"/>
    <w:rsid w:val="00155C78"/>
    <w:rsid w:val="001569B2"/>
    <w:rsid w:val="00156AAA"/>
    <w:rsid w:val="00157381"/>
    <w:rsid w:val="00161AC7"/>
    <w:rsid w:val="001620A7"/>
    <w:rsid w:val="00166970"/>
    <w:rsid w:val="00172A04"/>
    <w:rsid w:val="001730A1"/>
    <w:rsid w:val="00173E08"/>
    <w:rsid w:val="00175E0A"/>
    <w:rsid w:val="00182A90"/>
    <w:rsid w:val="001913EE"/>
    <w:rsid w:val="00194121"/>
    <w:rsid w:val="00194784"/>
    <w:rsid w:val="00194ABD"/>
    <w:rsid w:val="00196F2F"/>
    <w:rsid w:val="001B4E2A"/>
    <w:rsid w:val="001B723C"/>
    <w:rsid w:val="001B7BAF"/>
    <w:rsid w:val="001C2A0A"/>
    <w:rsid w:val="001D26E6"/>
    <w:rsid w:val="001D2A33"/>
    <w:rsid w:val="001D485B"/>
    <w:rsid w:val="001D4F4D"/>
    <w:rsid w:val="001D71D1"/>
    <w:rsid w:val="001D72E8"/>
    <w:rsid w:val="001E0812"/>
    <w:rsid w:val="001E1871"/>
    <w:rsid w:val="001E301B"/>
    <w:rsid w:val="001E313B"/>
    <w:rsid w:val="001E3395"/>
    <w:rsid w:val="001E4624"/>
    <w:rsid w:val="001E4668"/>
    <w:rsid w:val="001E4E6D"/>
    <w:rsid w:val="001F17EA"/>
    <w:rsid w:val="001F30A3"/>
    <w:rsid w:val="001F4E15"/>
    <w:rsid w:val="0020032F"/>
    <w:rsid w:val="002019AA"/>
    <w:rsid w:val="00204E10"/>
    <w:rsid w:val="002050D5"/>
    <w:rsid w:val="00205229"/>
    <w:rsid w:val="00210408"/>
    <w:rsid w:val="00214930"/>
    <w:rsid w:val="0021599C"/>
    <w:rsid w:val="00215BE6"/>
    <w:rsid w:val="00217905"/>
    <w:rsid w:val="00223DD4"/>
    <w:rsid w:val="00227DF2"/>
    <w:rsid w:val="00230813"/>
    <w:rsid w:val="002314A1"/>
    <w:rsid w:val="00231B9A"/>
    <w:rsid w:val="00231FA2"/>
    <w:rsid w:val="00235B67"/>
    <w:rsid w:val="00242F6E"/>
    <w:rsid w:val="00245422"/>
    <w:rsid w:val="00251E81"/>
    <w:rsid w:val="002528F4"/>
    <w:rsid w:val="00255D6C"/>
    <w:rsid w:val="00256897"/>
    <w:rsid w:val="00261E7F"/>
    <w:rsid w:val="0026512A"/>
    <w:rsid w:val="002665EA"/>
    <w:rsid w:val="00271D3F"/>
    <w:rsid w:val="00271F86"/>
    <w:rsid w:val="00272DDB"/>
    <w:rsid w:val="0027332E"/>
    <w:rsid w:val="00274378"/>
    <w:rsid w:val="002764DB"/>
    <w:rsid w:val="002826E4"/>
    <w:rsid w:val="002851DE"/>
    <w:rsid w:val="002860C3"/>
    <w:rsid w:val="00286468"/>
    <w:rsid w:val="00291723"/>
    <w:rsid w:val="00292936"/>
    <w:rsid w:val="00292EA2"/>
    <w:rsid w:val="002A3DE4"/>
    <w:rsid w:val="002A5641"/>
    <w:rsid w:val="002A59B3"/>
    <w:rsid w:val="002A66AA"/>
    <w:rsid w:val="002A6996"/>
    <w:rsid w:val="002B0BA6"/>
    <w:rsid w:val="002B155C"/>
    <w:rsid w:val="002B3CFA"/>
    <w:rsid w:val="002B4F33"/>
    <w:rsid w:val="002B6167"/>
    <w:rsid w:val="002C4D5E"/>
    <w:rsid w:val="002C511B"/>
    <w:rsid w:val="002C75BC"/>
    <w:rsid w:val="002D09EF"/>
    <w:rsid w:val="002D3E73"/>
    <w:rsid w:val="002F1829"/>
    <w:rsid w:val="002F2AC0"/>
    <w:rsid w:val="002F5F91"/>
    <w:rsid w:val="002F610E"/>
    <w:rsid w:val="00301AD1"/>
    <w:rsid w:val="00303481"/>
    <w:rsid w:val="00303674"/>
    <w:rsid w:val="00305000"/>
    <w:rsid w:val="00306B29"/>
    <w:rsid w:val="0030706A"/>
    <w:rsid w:val="00310455"/>
    <w:rsid w:val="0031132B"/>
    <w:rsid w:val="0031416D"/>
    <w:rsid w:val="003265AC"/>
    <w:rsid w:val="00332368"/>
    <w:rsid w:val="00334749"/>
    <w:rsid w:val="00336DD0"/>
    <w:rsid w:val="00340382"/>
    <w:rsid w:val="00344FAF"/>
    <w:rsid w:val="003455D9"/>
    <w:rsid w:val="0034666A"/>
    <w:rsid w:val="00350A8B"/>
    <w:rsid w:val="00352166"/>
    <w:rsid w:val="0036250A"/>
    <w:rsid w:val="00363696"/>
    <w:rsid w:val="00370FB4"/>
    <w:rsid w:val="00372A84"/>
    <w:rsid w:val="00376714"/>
    <w:rsid w:val="00381E13"/>
    <w:rsid w:val="0038362F"/>
    <w:rsid w:val="003841CD"/>
    <w:rsid w:val="00386DE3"/>
    <w:rsid w:val="003874CC"/>
    <w:rsid w:val="00392467"/>
    <w:rsid w:val="0039336F"/>
    <w:rsid w:val="003A0AAB"/>
    <w:rsid w:val="003A4AFC"/>
    <w:rsid w:val="003A7C6C"/>
    <w:rsid w:val="003B1439"/>
    <w:rsid w:val="003B4918"/>
    <w:rsid w:val="003B57F4"/>
    <w:rsid w:val="003B5CF8"/>
    <w:rsid w:val="003B7A06"/>
    <w:rsid w:val="003C16D2"/>
    <w:rsid w:val="003C2FBB"/>
    <w:rsid w:val="003D0538"/>
    <w:rsid w:val="003D32AC"/>
    <w:rsid w:val="003D6285"/>
    <w:rsid w:val="003D70B1"/>
    <w:rsid w:val="003D7DC6"/>
    <w:rsid w:val="003E3CE1"/>
    <w:rsid w:val="003F26A7"/>
    <w:rsid w:val="003F39D5"/>
    <w:rsid w:val="003F5B7B"/>
    <w:rsid w:val="003F5E2E"/>
    <w:rsid w:val="004012D1"/>
    <w:rsid w:val="0040279B"/>
    <w:rsid w:val="0040560F"/>
    <w:rsid w:val="00406920"/>
    <w:rsid w:val="00410115"/>
    <w:rsid w:val="00415E32"/>
    <w:rsid w:val="00417D96"/>
    <w:rsid w:val="00423A49"/>
    <w:rsid w:val="00424BB7"/>
    <w:rsid w:val="004255E1"/>
    <w:rsid w:val="00425EEE"/>
    <w:rsid w:val="00426CB3"/>
    <w:rsid w:val="0043347E"/>
    <w:rsid w:val="004450FC"/>
    <w:rsid w:val="004455B9"/>
    <w:rsid w:val="0044582A"/>
    <w:rsid w:val="00450A4C"/>
    <w:rsid w:val="00452741"/>
    <w:rsid w:val="004538B5"/>
    <w:rsid w:val="0045556A"/>
    <w:rsid w:val="00456E9A"/>
    <w:rsid w:val="00457388"/>
    <w:rsid w:val="0046361A"/>
    <w:rsid w:val="00463B6D"/>
    <w:rsid w:val="00463F43"/>
    <w:rsid w:val="00465A30"/>
    <w:rsid w:val="00466BE7"/>
    <w:rsid w:val="0047218B"/>
    <w:rsid w:val="00475BF1"/>
    <w:rsid w:val="00480295"/>
    <w:rsid w:val="00485C32"/>
    <w:rsid w:val="00485F7C"/>
    <w:rsid w:val="00494E52"/>
    <w:rsid w:val="004960AE"/>
    <w:rsid w:val="0049614C"/>
    <w:rsid w:val="0049714D"/>
    <w:rsid w:val="004A30E8"/>
    <w:rsid w:val="004A495A"/>
    <w:rsid w:val="004B04BE"/>
    <w:rsid w:val="004B2531"/>
    <w:rsid w:val="004B2EC6"/>
    <w:rsid w:val="004B6449"/>
    <w:rsid w:val="004B7F8B"/>
    <w:rsid w:val="004C335E"/>
    <w:rsid w:val="004C3A27"/>
    <w:rsid w:val="004C59A5"/>
    <w:rsid w:val="004C59E7"/>
    <w:rsid w:val="004C7E9B"/>
    <w:rsid w:val="004D367D"/>
    <w:rsid w:val="004D5DE7"/>
    <w:rsid w:val="004E0EDD"/>
    <w:rsid w:val="004E0F28"/>
    <w:rsid w:val="004E1492"/>
    <w:rsid w:val="004E2007"/>
    <w:rsid w:val="004E2DC6"/>
    <w:rsid w:val="004E50AF"/>
    <w:rsid w:val="004E5F5A"/>
    <w:rsid w:val="004F0A80"/>
    <w:rsid w:val="004F2185"/>
    <w:rsid w:val="004F7A2D"/>
    <w:rsid w:val="004F7D3A"/>
    <w:rsid w:val="00502A8F"/>
    <w:rsid w:val="005031F7"/>
    <w:rsid w:val="00504283"/>
    <w:rsid w:val="00505CBB"/>
    <w:rsid w:val="00515DD0"/>
    <w:rsid w:val="0052027F"/>
    <w:rsid w:val="00524E16"/>
    <w:rsid w:val="0052647C"/>
    <w:rsid w:val="0053052A"/>
    <w:rsid w:val="00534CCD"/>
    <w:rsid w:val="00537322"/>
    <w:rsid w:val="00537CE3"/>
    <w:rsid w:val="00541814"/>
    <w:rsid w:val="005445AD"/>
    <w:rsid w:val="005522B4"/>
    <w:rsid w:val="0057102D"/>
    <w:rsid w:val="00576920"/>
    <w:rsid w:val="005777E8"/>
    <w:rsid w:val="005803BA"/>
    <w:rsid w:val="00580A1F"/>
    <w:rsid w:val="00581123"/>
    <w:rsid w:val="00582A77"/>
    <w:rsid w:val="00587D87"/>
    <w:rsid w:val="005940D6"/>
    <w:rsid w:val="00594157"/>
    <w:rsid w:val="005959D8"/>
    <w:rsid w:val="00595C35"/>
    <w:rsid w:val="00596074"/>
    <w:rsid w:val="0059699F"/>
    <w:rsid w:val="00597998"/>
    <w:rsid w:val="00597AB0"/>
    <w:rsid w:val="005A7E66"/>
    <w:rsid w:val="005B093A"/>
    <w:rsid w:val="005B0F17"/>
    <w:rsid w:val="005B5AE1"/>
    <w:rsid w:val="005C06B1"/>
    <w:rsid w:val="005C1F73"/>
    <w:rsid w:val="005D1748"/>
    <w:rsid w:val="005D5A6C"/>
    <w:rsid w:val="005D66F3"/>
    <w:rsid w:val="005D7E92"/>
    <w:rsid w:val="005E2EB8"/>
    <w:rsid w:val="005E6028"/>
    <w:rsid w:val="005E6A44"/>
    <w:rsid w:val="005F3073"/>
    <w:rsid w:val="005F63F4"/>
    <w:rsid w:val="005F69B5"/>
    <w:rsid w:val="005F76BD"/>
    <w:rsid w:val="0060032F"/>
    <w:rsid w:val="00600A7A"/>
    <w:rsid w:val="00602775"/>
    <w:rsid w:val="00605AED"/>
    <w:rsid w:val="00610CE5"/>
    <w:rsid w:val="00610CF1"/>
    <w:rsid w:val="0061146C"/>
    <w:rsid w:val="006142BF"/>
    <w:rsid w:val="00616D5C"/>
    <w:rsid w:val="006171F8"/>
    <w:rsid w:val="0062054F"/>
    <w:rsid w:val="006207DC"/>
    <w:rsid w:val="00624EE7"/>
    <w:rsid w:val="00632053"/>
    <w:rsid w:val="00632D05"/>
    <w:rsid w:val="006335ED"/>
    <w:rsid w:val="00634447"/>
    <w:rsid w:val="006403ED"/>
    <w:rsid w:val="00641248"/>
    <w:rsid w:val="0064302D"/>
    <w:rsid w:val="00644C8B"/>
    <w:rsid w:val="0064647F"/>
    <w:rsid w:val="0065049B"/>
    <w:rsid w:val="006505A6"/>
    <w:rsid w:val="0065198E"/>
    <w:rsid w:val="00652C31"/>
    <w:rsid w:val="00652DF0"/>
    <w:rsid w:val="0065360F"/>
    <w:rsid w:val="0065580F"/>
    <w:rsid w:val="0065631B"/>
    <w:rsid w:val="0066070C"/>
    <w:rsid w:val="0067107B"/>
    <w:rsid w:val="00672A99"/>
    <w:rsid w:val="00672B64"/>
    <w:rsid w:val="0067488C"/>
    <w:rsid w:val="00674C74"/>
    <w:rsid w:val="00675CBA"/>
    <w:rsid w:val="00676023"/>
    <w:rsid w:val="00680E85"/>
    <w:rsid w:val="00681928"/>
    <w:rsid w:val="00681D73"/>
    <w:rsid w:val="006829C2"/>
    <w:rsid w:val="00683C49"/>
    <w:rsid w:val="00683F69"/>
    <w:rsid w:val="006856CE"/>
    <w:rsid w:val="00687077"/>
    <w:rsid w:val="00693E0A"/>
    <w:rsid w:val="00694F07"/>
    <w:rsid w:val="0069740C"/>
    <w:rsid w:val="006979ED"/>
    <w:rsid w:val="006A1CA6"/>
    <w:rsid w:val="006A3544"/>
    <w:rsid w:val="006A6DA4"/>
    <w:rsid w:val="006A7D16"/>
    <w:rsid w:val="006B0EEB"/>
    <w:rsid w:val="006B1709"/>
    <w:rsid w:val="006C4A4D"/>
    <w:rsid w:val="006C518A"/>
    <w:rsid w:val="006C6396"/>
    <w:rsid w:val="006C7CA3"/>
    <w:rsid w:val="006C7D40"/>
    <w:rsid w:val="006E2620"/>
    <w:rsid w:val="006E3836"/>
    <w:rsid w:val="006F02A2"/>
    <w:rsid w:val="006F0D06"/>
    <w:rsid w:val="006F0EBC"/>
    <w:rsid w:val="00702C14"/>
    <w:rsid w:val="00704023"/>
    <w:rsid w:val="007046D9"/>
    <w:rsid w:val="00707E51"/>
    <w:rsid w:val="00711D6C"/>
    <w:rsid w:val="00721D55"/>
    <w:rsid w:val="0072422D"/>
    <w:rsid w:val="0072465C"/>
    <w:rsid w:val="007333F2"/>
    <w:rsid w:val="00733E26"/>
    <w:rsid w:val="00735FA4"/>
    <w:rsid w:val="007366C2"/>
    <w:rsid w:val="007369A7"/>
    <w:rsid w:val="00737352"/>
    <w:rsid w:val="00742794"/>
    <w:rsid w:val="00743C40"/>
    <w:rsid w:val="00745509"/>
    <w:rsid w:val="00747958"/>
    <w:rsid w:val="00750AC8"/>
    <w:rsid w:val="00750B71"/>
    <w:rsid w:val="007511F1"/>
    <w:rsid w:val="0075458E"/>
    <w:rsid w:val="00754EFF"/>
    <w:rsid w:val="007555D1"/>
    <w:rsid w:val="00755F3C"/>
    <w:rsid w:val="007627B2"/>
    <w:rsid w:val="007713E9"/>
    <w:rsid w:val="00771F31"/>
    <w:rsid w:val="0077243F"/>
    <w:rsid w:val="00772F45"/>
    <w:rsid w:val="00773800"/>
    <w:rsid w:val="00776984"/>
    <w:rsid w:val="00781CE6"/>
    <w:rsid w:val="00782349"/>
    <w:rsid w:val="007826D4"/>
    <w:rsid w:val="00783B0E"/>
    <w:rsid w:val="0078472A"/>
    <w:rsid w:val="00791B7F"/>
    <w:rsid w:val="007943E6"/>
    <w:rsid w:val="00794643"/>
    <w:rsid w:val="00794736"/>
    <w:rsid w:val="007963D8"/>
    <w:rsid w:val="00796639"/>
    <w:rsid w:val="007A01A2"/>
    <w:rsid w:val="007A064F"/>
    <w:rsid w:val="007A1A64"/>
    <w:rsid w:val="007A1C47"/>
    <w:rsid w:val="007A3AD8"/>
    <w:rsid w:val="007A53BE"/>
    <w:rsid w:val="007A6269"/>
    <w:rsid w:val="007A6D70"/>
    <w:rsid w:val="007A6E30"/>
    <w:rsid w:val="007B36A5"/>
    <w:rsid w:val="007B6626"/>
    <w:rsid w:val="007B6BD8"/>
    <w:rsid w:val="007B73DD"/>
    <w:rsid w:val="007C06E6"/>
    <w:rsid w:val="007C26EA"/>
    <w:rsid w:val="007D19C4"/>
    <w:rsid w:val="007D19E8"/>
    <w:rsid w:val="007D2381"/>
    <w:rsid w:val="007D2982"/>
    <w:rsid w:val="007D4698"/>
    <w:rsid w:val="007D671D"/>
    <w:rsid w:val="007D6D79"/>
    <w:rsid w:val="007D7D30"/>
    <w:rsid w:val="007E02CB"/>
    <w:rsid w:val="007E157A"/>
    <w:rsid w:val="007E159A"/>
    <w:rsid w:val="007E15D8"/>
    <w:rsid w:val="007E64B4"/>
    <w:rsid w:val="007E7AAB"/>
    <w:rsid w:val="007F0309"/>
    <w:rsid w:val="007F5A77"/>
    <w:rsid w:val="00802019"/>
    <w:rsid w:val="00802EF5"/>
    <w:rsid w:val="008042CF"/>
    <w:rsid w:val="00807225"/>
    <w:rsid w:val="00811370"/>
    <w:rsid w:val="00817B55"/>
    <w:rsid w:val="0082172C"/>
    <w:rsid w:val="00823E6C"/>
    <w:rsid w:val="00831F88"/>
    <w:rsid w:val="00840072"/>
    <w:rsid w:val="00843B7D"/>
    <w:rsid w:val="00843E86"/>
    <w:rsid w:val="00847247"/>
    <w:rsid w:val="00852014"/>
    <w:rsid w:val="00855270"/>
    <w:rsid w:val="00860AF3"/>
    <w:rsid w:val="00862591"/>
    <w:rsid w:val="00862ACF"/>
    <w:rsid w:val="0086639F"/>
    <w:rsid w:val="00866E99"/>
    <w:rsid w:val="0086777B"/>
    <w:rsid w:val="00872ADF"/>
    <w:rsid w:val="008746D1"/>
    <w:rsid w:val="00885845"/>
    <w:rsid w:val="00886FE5"/>
    <w:rsid w:val="008912D6"/>
    <w:rsid w:val="00896A30"/>
    <w:rsid w:val="0089731F"/>
    <w:rsid w:val="0089790A"/>
    <w:rsid w:val="008A4263"/>
    <w:rsid w:val="008A4D22"/>
    <w:rsid w:val="008B1124"/>
    <w:rsid w:val="008B4635"/>
    <w:rsid w:val="008B5115"/>
    <w:rsid w:val="008B62C8"/>
    <w:rsid w:val="008C6BD8"/>
    <w:rsid w:val="008D0716"/>
    <w:rsid w:val="008D2BB9"/>
    <w:rsid w:val="008D3054"/>
    <w:rsid w:val="008E1A74"/>
    <w:rsid w:val="008E3743"/>
    <w:rsid w:val="008E7841"/>
    <w:rsid w:val="008F27B0"/>
    <w:rsid w:val="008F2DF6"/>
    <w:rsid w:val="008F4AD2"/>
    <w:rsid w:val="008F54B7"/>
    <w:rsid w:val="008F5E1D"/>
    <w:rsid w:val="00900358"/>
    <w:rsid w:val="009056AF"/>
    <w:rsid w:val="00910705"/>
    <w:rsid w:val="00913FE0"/>
    <w:rsid w:val="00920221"/>
    <w:rsid w:val="009234C1"/>
    <w:rsid w:val="00923ED1"/>
    <w:rsid w:val="00925F7C"/>
    <w:rsid w:val="00926D7B"/>
    <w:rsid w:val="00927159"/>
    <w:rsid w:val="009315E3"/>
    <w:rsid w:val="00933194"/>
    <w:rsid w:val="00933B00"/>
    <w:rsid w:val="00934504"/>
    <w:rsid w:val="00942D8B"/>
    <w:rsid w:val="00946649"/>
    <w:rsid w:val="00953A10"/>
    <w:rsid w:val="00953D9A"/>
    <w:rsid w:val="00961D7F"/>
    <w:rsid w:val="00962589"/>
    <w:rsid w:val="0096664A"/>
    <w:rsid w:val="009670E9"/>
    <w:rsid w:val="00973EB1"/>
    <w:rsid w:val="00974BC0"/>
    <w:rsid w:val="00975E32"/>
    <w:rsid w:val="009766A3"/>
    <w:rsid w:val="00983D3A"/>
    <w:rsid w:val="009863BC"/>
    <w:rsid w:val="0099093E"/>
    <w:rsid w:val="0099326C"/>
    <w:rsid w:val="009A0485"/>
    <w:rsid w:val="009A4112"/>
    <w:rsid w:val="009A495C"/>
    <w:rsid w:val="009A61DB"/>
    <w:rsid w:val="009A7059"/>
    <w:rsid w:val="009B64B3"/>
    <w:rsid w:val="009C3C25"/>
    <w:rsid w:val="009C42D6"/>
    <w:rsid w:val="009C6E95"/>
    <w:rsid w:val="009C7F99"/>
    <w:rsid w:val="009D4D87"/>
    <w:rsid w:val="009D5C83"/>
    <w:rsid w:val="009D6790"/>
    <w:rsid w:val="009E646A"/>
    <w:rsid w:val="009F5F40"/>
    <w:rsid w:val="00A003D6"/>
    <w:rsid w:val="00A01213"/>
    <w:rsid w:val="00A07850"/>
    <w:rsid w:val="00A07898"/>
    <w:rsid w:val="00A11BFD"/>
    <w:rsid w:val="00A15D34"/>
    <w:rsid w:val="00A176EE"/>
    <w:rsid w:val="00A20D26"/>
    <w:rsid w:val="00A21D96"/>
    <w:rsid w:val="00A247B6"/>
    <w:rsid w:val="00A24B28"/>
    <w:rsid w:val="00A25071"/>
    <w:rsid w:val="00A258D8"/>
    <w:rsid w:val="00A26AAF"/>
    <w:rsid w:val="00A26CC6"/>
    <w:rsid w:val="00A27DC4"/>
    <w:rsid w:val="00A305A7"/>
    <w:rsid w:val="00A311B4"/>
    <w:rsid w:val="00A33DAA"/>
    <w:rsid w:val="00A34D4F"/>
    <w:rsid w:val="00A37B41"/>
    <w:rsid w:val="00A40214"/>
    <w:rsid w:val="00A408FC"/>
    <w:rsid w:val="00A418C4"/>
    <w:rsid w:val="00A418E6"/>
    <w:rsid w:val="00A4226D"/>
    <w:rsid w:val="00A42737"/>
    <w:rsid w:val="00A431DA"/>
    <w:rsid w:val="00A43996"/>
    <w:rsid w:val="00A514DA"/>
    <w:rsid w:val="00A5307D"/>
    <w:rsid w:val="00A56D71"/>
    <w:rsid w:val="00A57074"/>
    <w:rsid w:val="00A634EB"/>
    <w:rsid w:val="00A6619F"/>
    <w:rsid w:val="00A72789"/>
    <w:rsid w:val="00A72C31"/>
    <w:rsid w:val="00A72D36"/>
    <w:rsid w:val="00A742DA"/>
    <w:rsid w:val="00A74AFB"/>
    <w:rsid w:val="00A75C4D"/>
    <w:rsid w:val="00A77310"/>
    <w:rsid w:val="00A81A05"/>
    <w:rsid w:val="00A81B17"/>
    <w:rsid w:val="00A81D5D"/>
    <w:rsid w:val="00A8217F"/>
    <w:rsid w:val="00A82224"/>
    <w:rsid w:val="00A8463D"/>
    <w:rsid w:val="00A87BC8"/>
    <w:rsid w:val="00A9050F"/>
    <w:rsid w:val="00A91950"/>
    <w:rsid w:val="00A920AA"/>
    <w:rsid w:val="00A92222"/>
    <w:rsid w:val="00A9393C"/>
    <w:rsid w:val="00AA12D0"/>
    <w:rsid w:val="00AA49AE"/>
    <w:rsid w:val="00AB0281"/>
    <w:rsid w:val="00AB4591"/>
    <w:rsid w:val="00AB4B01"/>
    <w:rsid w:val="00AB5EF8"/>
    <w:rsid w:val="00AB6CE3"/>
    <w:rsid w:val="00AB7B79"/>
    <w:rsid w:val="00AB7D13"/>
    <w:rsid w:val="00AC1378"/>
    <w:rsid w:val="00AC3572"/>
    <w:rsid w:val="00AC5D21"/>
    <w:rsid w:val="00AD03C8"/>
    <w:rsid w:val="00AD08C1"/>
    <w:rsid w:val="00AD16C8"/>
    <w:rsid w:val="00AD595F"/>
    <w:rsid w:val="00AD59BB"/>
    <w:rsid w:val="00AD63F8"/>
    <w:rsid w:val="00AE2186"/>
    <w:rsid w:val="00AE2B7F"/>
    <w:rsid w:val="00AE5C51"/>
    <w:rsid w:val="00AF12CB"/>
    <w:rsid w:val="00AF1A2F"/>
    <w:rsid w:val="00AF2538"/>
    <w:rsid w:val="00AF2E53"/>
    <w:rsid w:val="00AF36DF"/>
    <w:rsid w:val="00B00BEA"/>
    <w:rsid w:val="00B036CD"/>
    <w:rsid w:val="00B0578C"/>
    <w:rsid w:val="00B06630"/>
    <w:rsid w:val="00B06C7E"/>
    <w:rsid w:val="00B0766B"/>
    <w:rsid w:val="00B10A38"/>
    <w:rsid w:val="00B110B3"/>
    <w:rsid w:val="00B13861"/>
    <w:rsid w:val="00B1393D"/>
    <w:rsid w:val="00B15033"/>
    <w:rsid w:val="00B223B2"/>
    <w:rsid w:val="00B2283C"/>
    <w:rsid w:val="00B27903"/>
    <w:rsid w:val="00B30A09"/>
    <w:rsid w:val="00B356B0"/>
    <w:rsid w:val="00B40194"/>
    <w:rsid w:val="00B42E38"/>
    <w:rsid w:val="00B4752C"/>
    <w:rsid w:val="00B5027E"/>
    <w:rsid w:val="00B50B77"/>
    <w:rsid w:val="00B50E26"/>
    <w:rsid w:val="00B530A6"/>
    <w:rsid w:val="00B54521"/>
    <w:rsid w:val="00B5517A"/>
    <w:rsid w:val="00B568CC"/>
    <w:rsid w:val="00B56B11"/>
    <w:rsid w:val="00B6205B"/>
    <w:rsid w:val="00B6219F"/>
    <w:rsid w:val="00B63CCC"/>
    <w:rsid w:val="00B72493"/>
    <w:rsid w:val="00B7283E"/>
    <w:rsid w:val="00B73ACC"/>
    <w:rsid w:val="00B75998"/>
    <w:rsid w:val="00B7750D"/>
    <w:rsid w:val="00B775C9"/>
    <w:rsid w:val="00B77BD5"/>
    <w:rsid w:val="00B802FA"/>
    <w:rsid w:val="00B81F71"/>
    <w:rsid w:val="00B82E63"/>
    <w:rsid w:val="00B8724B"/>
    <w:rsid w:val="00B8729C"/>
    <w:rsid w:val="00B874DC"/>
    <w:rsid w:val="00B9326A"/>
    <w:rsid w:val="00BA096F"/>
    <w:rsid w:val="00BA0975"/>
    <w:rsid w:val="00BA4055"/>
    <w:rsid w:val="00BA6062"/>
    <w:rsid w:val="00BB023B"/>
    <w:rsid w:val="00BB2AF5"/>
    <w:rsid w:val="00BB31AE"/>
    <w:rsid w:val="00BB381E"/>
    <w:rsid w:val="00BB482C"/>
    <w:rsid w:val="00BB6829"/>
    <w:rsid w:val="00BB7BA4"/>
    <w:rsid w:val="00BC093F"/>
    <w:rsid w:val="00BC0BDB"/>
    <w:rsid w:val="00BC15DC"/>
    <w:rsid w:val="00BC1AEE"/>
    <w:rsid w:val="00BC3E00"/>
    <w:rsid w:val="00BC48EA"/>
    <w:rsid w:val="00BC6E47"/>
    <w:rsid w:val="00BD0169"/>
    <w:rsid w:val="00BD2B31"/>
    <w:rsid w:val="00BD3B27"/>
    <w:rsid w:val="00BD6540"/>
    <w:rsid w:val="00BD791F"/>
    <w:rsid w:val="00BE017C"/>
    <w:rsid w:val="00BE0B5F"/>
    <w:rsid w:val="00BE417E"/>
    <w:rsid w:val="00BE542A"/>
    <w:rsid w:val="00BF0F4F"/>
    <w:rsid w:val="00BF3E1D"/>
    <w:rsid w:val="00BF4810"/>
    <w:rsid w:val="00BF5BFD"/>
    <w:rsid w:val="00C002D6"/>
    <w:rsid w:val="00C01142"/>
    <w:rsid w:val="00C1429A"/>
    <w:rsid w:val="00C1467C"/>
    <w:rsid w:val="00C31097"/>
    <w:rsid w:val="00C345BB"/>
    <w:rsid w:val="00C3658C"/>
    <w:rsid w:val="00C47358"/>
    <w:rsid w:val="00C514DE"/>
    <w:rsid w:val="00C54A8F"/>
    <w:rsid w:val="00C55A62"/>
    <w:rsid w:val="00C55B96"/>
    <w:rsid w:val="00C5676F"/>
    <w:rsid w:val="00C6560E"/>
    <w:rsid w:val="00C70751"/>
    <w:rsid w:val="00C713B1"/>
    <w:rsid w:val="00C72CFC"/>
    <w:rsid w:val="00C7318F"/>
    <w:rsid w:val="00C75F86"/>
    <w:rsid w:val="00C90912"/>
    <w:rsid w:val="00C95A65"/>
    <w:rsid w:val="00CA26F7"/>
    <w:rsid w:val="00CA2862"/>
    <w:rsid w:val="00CA4D91"/>
    <w:rsid w:val="00CA7897"/>
    <w:rsid w:val="00CB242F"/>
    <w:rsid w:val="00CB4B2F"/>
    <w:rsid w:val="00CB66D6"/>
    <w:rsid w:val="00CB73FB"/>
    <w:rsid w:val="00CB7CF5"/>
    <w:rsid w:val="00CC1A71"/>
    <w:rsid w:val="00CC3F8F"/>
    <w:rsid w:val="00CC49DE"/>
    <w:rsid w:val="00CC6379"/>
    <w:rsid w:val="00CD0F53"/>
    <w:rsid w:val="00CD2A07"/>
    <w:rsid w:val="00CD34B1"/>
    <w:rsid w:val="00CD36F2"/>
    <w:rsid w:val="00CD3DA9"/>
    <w:rsid w:val="00CD62DE"/>
    <w:rsid w:val="00CD64FD"/>
    <w:rsid w:val="00CE0AF0"/>
    <w:rsid w:val="00CE4EEA"/>
    <w:rsid w:val="00CE65B8"/>
    <w:rsid w:val="00CE6F2C"/>
    <w:rsid w:val="00CE7400"/>
    <w:rsid w:val="00CF01D0"/>
    <w:rsid w:val="00CF146B"/>
    <w:rsid w:val="00CF56A5"/>
    <w:rsid w:val="00CF65B3"/>
    <w:rsid w:val="00D00146"/>
    <w:rsid w:val="00D00AB3"/>
    <w:rsid w:val="00D01DB6"/>
    <w:rsid w:val="00D02E97"/>
    <w:rsid w:val="00D03768"/>
    <w:rsid w:val="00D03886"/>
    <w:rsid w:val="00D044C2"/>
    <w:rsid w:val="00D04544"/>
    <w:rsid w:val="00D04DE4"/>
    <w:rsid w:val="00D05BC2"/>
    <w:rsid w:val="00D0612E"/>
    <w:rsid w:val="00D121FC"/>
    <w:rsid w:val="00D13480"/>
    <w:rsid w:val="00D134C7"/>
    <w:rsid w:val="00D14470"/>
    <w:rsid w:val="00D14815"/>
    <w:rsid w:val="00D14837"/>
    <w:rsid w:val="00D16739"/>
    <w:rsid w:val="00D207EC"/>
    <w:rsid w:val="00D20CB2"/>
    <w:rsid w:val="00D2659D"/>
    <w:rsid w:val="00D44745"/>
    <w:rsid w:val="00D508A7"/>
    <w:rsid w:val="00D52146"/>
    <w:rsid w:val="00D54CC0"/>
    <w:rsid w:val="00D55369"/>
    <w:rsid w:val="00D56244"/>
    <w:rsid w:val="00D62292"/>
    <w:rsid w:val="00D62488"/>
    <w:rsid w:val="00D63D84"/>
    <w:rsid w:val="00D63DA1"/>
    <w:rsid w:val="00D65D38"/>
    <w:rsid w:val="00D6686C"/>
    <w:rsid w:val="00D706E4"/>
    <w:rsid w:val="00D72A30"/>
    <w:rsid w:val="00D741AB"/>
    <w:rsid w:val="00D74499"/>
    <w:rsid w:val="00D80718"/>
    <w:rsid w:val="00D8188B"/>
    <w:rsid w:val="00D821BD"/>
    <w:rsid w:val="00D8719E"/>
    <w:rsid w:val="00D91993"/>
    <w:rsid w:val="00D9257E"/>
    <w:rsid w:val="00D9449A"/>
    <w:rsid w:val="00D94ECF"/>
    <w:rsid w:val="00DA0D9E"/>
    <w:rsid w:val="00DA3BC9"/>
    <w:rsid w:val="00DB0E27"/>
    <w:rsid w:val="00DB4606"/>
    <w:rsid w:val="00DB6D5C"/>
    <w:rsid w:val="00DB7FEA"/>
    <w:rsid w:val="00DC0863"/>
    <w:rsid w:val="00DC1A32"/>
    <w:rsid w:val="00DC4DC5"/>
    <w:rsid w:val="00DD1B5A"/>
    <w:rsid w:val="00DD2592"/>
    <w:rsid w:val="00DD6E7B"/>
    <w:rsid w:val="00DE513B"/>
    <w:rsid w:val="00DE5CAC"/>
    <w:rsid w:val="00DE5E7D"/>
    <w:rsid w:val="00DE6494"/>
    <w:rsid w:val="00DF4E59"/>
    <w:rsid w:val="00E0382C"/>
    <w:rsid w:val="00E070B2"/>
    <w:rsid w:val="00E106F2"/>
    <w:rsid w:val="00E113C8"/>
    <w:rsid w:val="00E1285B"/>
    <w:rsid w:val="00E1350A"/>
    <w:rsid w:val="00E16B84"/>
    <w:rsid w:val="00E17281"/>
    <w:rsid w:val="00E1789F"/>
    <w:rsid w:val="00E21A16"/>
    <w:rsid w:val="00E22BF6"/>
    <w:rsid w:val="00E240CC"/>
    <w:rsid w:val="00E250D5"/>
    <w:rsid w:val="00E273CD"/>
    <w:rsid w:val="00E27AD0"/>
    <w:rsid w:val="00E32294"/>
    <w:rsid w:val="00E3564C"/>
    <w:rsid w:val="00E4597B"/>
    <w:rsid w:val="00E5127E"/>
    <w:rsid w:val="00E52D82"/>
    <w:rsid w:val="00E64057"/>
    <w:rsid w:val="00E64B1C"/>
    <w:rsid w:val="00E654F3"/>
    <w:rsid w:val="00E67821"/>
    <w:rsid w:val="00E71830"/>
    <w:rsid w:val="00E75EE2"/>
    <w:rsid w:val="00E80964"/>
    <w:rsid w:val="00E833EE"/>
    <w:rsid w:val="00E8659C"/>
    <w:rsid w:val="00E866ED"/>
    <w:rsid w:val="00E9138C"/>
    <w:rsid w:val="00E95356"/>
    <w:rsid w:val="00E956E0"/>
    <w:rsid w:val="00EA0ACF"/>
    <w:rsid w:val="00EA1C86"/>
    <w:rsid w:val="00EA521B"/>
    <w:rsid w:val="00EB31CA"/>
    <w:rsid w:val="00EB53F0"/>
    <w:rsid w:val="00EB581C"/>
    <w:rsid w:val="00EB6316"/>
    <w:rsid w:val="00EC1F68"/>
    <w:rsid w:val="00EC4418"/>
    <w:rsid w:val="00ED3DB7"/>
    <w:rsid w:val="00ED4FC3"/>
    <w:rsid w:val="00ED7CEE"/>
    <w:rsid w:val="00ED7F55"/>
    <w:rsid w:val="00EE2D59"/>
    <w:rsid w:val="00EE308C"/>
    <w:rsid w:val="00EE4DD3"/>
    <w:rsid w:val="00EE5001"/>
    <w:rsid w:val="00EE7F6F"/>
    <w:rsid w:val="00F017C6"/>
    <w:rsid w:val="00F01D06"/>
    <w:rsid w:val="00F05963"/>
    <w:rsid w:val="00F05BEA"/>
    <w:rsid w:val="00F12C8A"/>
    <w:rsid w:val="00F17119"/>
    <w:rsid w:val="00F20A17"/>
    <w:rsid w:val="00F24858"/>
    <w:rsid w:val="00F24F61"/>
    <w:rsid w:val="00F25D16"/>
    <w:rsid w:val="00F27753"/>
    <w:rsid w:val="00F27ADE"/>
    <w:rsid w:val="00F31F46"/>
    <w:rsid w:val="00F32B9B"/>
    <w:rsid w:val="00F36E0E"/>
    <w:rsid w:val="00F409B4"/>
    <w:rsid w:val="00F431F7"/>
    <w:rsid w:val="00F43DB7"/>
    <w:rsid w:val="00F449E6"/>
    <w:rsid w:val="00F466EE"/>
    <w:rsid w:val="00F46D9B"/>
    <w:rsid w:val="00F566EB"/>
    <w:rsid w:val="00F57235"/>
    <w:rsid w:val="00F60039"/>
    <w:rsid w:val="00F61B1D"/>
    <w:rsid w:val="00F65D9A"/>
    <w:rsid w:val="00F719FD"/>
    <w:rsid w:val="00F72F3F"/>
    <w:rsid w:val="00F764AB"/>
    <w:rsid w:val="00F82222"/>
    <w:rsid w:val="00F86D46"/>
    <w:rsid w:val="00F9099C"/>
    <w:rsid w:val="00F9427C"/>
    <w:rsid w:val="00F94432"/>
    <w:rsid w:val="00FA12D4"/>
    <w:rsid w:val="00FA1975"/>
    <w:rsid w:val="00FA3958"/>
    <w:rsid w:val="00FA50D8"/>
    <w:rsid w:val="00FA624B"/>
    <w:rsid w:val="00FB043F"/>
    <w:rsid w:val="00FB1C35"/>
    <w:rsid w:val="00FB3B92"/>
    <w:rsid w:val="00FB492E"/>
    <w:rsid w:val="00FB6176"/>
    <w:rsid w:val="00FC02E1"/>
    <w:rsid w:val="00FC14D7"/>
    <w:rsid w:val="00FC1B1F"/>
    <w:rsid w:val="00FC2986"/>
    <w:rsid w:val="00FD6559"/>
    <w:rsid w:val="00FD7118"/>
    <w:rsid w:val="00FE1532"/>
    <w:rsid w:val="00FE3242"/>
    <w:rsid w:val="00FE71EA"/>
    <w:rsid w:val="00FF1C7F"/>
    <w:rsid w:val="00FF3B4E"/>
    <w:rsid w:val="00FF419C"/>
    <w:rsid w:val="00FF4F97"/>
    <w:rsid w:val="00FF7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2FF2D"/>
  <w15:chartTrackingRefBased/>
  <w15:docId w15:val="{EA01E54F-3D36-024B-8BB6-8A107264C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64AB"/>
    <w:rPr>
      <w:color w:val="0563C1" w:themeColor="hyperlink"/>
      <w:u w:val="single"/>
    </w:rPr>
  </w:style>
  <w:style w:type="character" w:styleId="UnresolvedMention">
    <w:name w:val="Unresolved Mention"/>
    <w:basedOn w:val="DefaultParagraphFont"/>
    <w:uiPriority w:val="99"/>
    <w:semiHidden/>
    <w:unhideWhenUsed/>
    <w:rsid w:val="00F764AB"/>
    <w:rPr>
      <w:color w:val="605E5C"/>
      <w:shd w:val="clear" w:color="auto" w:fill="E1DFDD"/>
    </w:rPr>
  </w:style>
  <w:style w:type="character" w:styleId="CommentReference">
    <w:name w:val="annotation reference"/>
    <w:basedOn w:val="DefaultParagraphFont"/>
    <w:uiPriority w:val="99"/>
    <w:semiHidden/>
    <w:unhideWhenUsed/>
    <w:rsid w:val="00F43DB7"/>
    <w:rPr>
      <w:sz w:val="16"/>
      <w:szCs w:val="16"/>
    </w:rPr>
  </w:style>
  <w:style w:type="paragraph" w:styleId="CommentText">
    <w:name w:val="annotation text"/>
    <w:basedOn w:val="Normal"/>
    <w:link w:val="CommentTextChar"/>
    <w:uiPriority w:val="99"/>
    <w:semiHidden/>
    <w:unhideWhenUsed/>
    <w:rsid w:val="00F43DB7"/>
    <w:rPr>
      <w:sz w:val="20"/>
      <w:szCs w:val="20"/>
    </w:rPr>
  </w:style>
  <w:style w:type="character" w:customStyle="1" w:styleId="CommentTextChar">
    <w:name w:val="Comment Text Char"/>
    <w:basedOn w:val="DefaultParagraphFont"/>
    <w:link w:val="CommentText"/>
    <w:uiPriority w:val="99"/>
    <w:semiHidden/>
    <w:rsid w:val="00F43DB7"/>
    <w:rPr>
      <w:sz w:val="20"/>
      <w:szCs w:val="20"/>
    </w:rPr>
  </w:style>
  <w:style w:type="paragraph" w:styleId="CommentSubject">
    <w:name w:val="annotation subject"/>
    <w:basedOn w:val="CommentText"/>
    <w:next w:val="CommentText"/>
    <w:link w:val="CommentSubjectChar"/>
    <w:uiPriority w:val="99"/>
    <w:semiHidden/>
    <w:unhideWhenUsed/>
    <w:rsid w:val="00F43DB7"/>
    <w:rPr>
      <w:b/>
      <w:bCs/>
    </w:rPr>
  </w:style>
  <w:style w:type="character" w:customStyle="1" w:styleId="CommentSubjectChar">
    <w:name w:val="Comment Subject Char"/>
    <w:basedOn w:val="CommentTextChar"/>
    <w:link w:val="CommentSubject"/>
    <w:uiPriority w:val="99"/>
    <w:semiHidden/>
    <w:rsid w:val="00F43DB7"/>
    <w:rPr>
      <w:b/>
      <w:bCs/>
      <w:sz w:val="20"/>
      <w:szCs w:val="20"/>
    </w:rPr>
  </w:style>
  <w:style w:type="paragraph" w:styleId="Bibliography">
    <w:name w:val="Bibliography"/>
    <w:basedOn w:val="Normal"/>
    <w:next w:val="Normal"/>
    <w:uiPriority w:val="37"/>
    <w:unhideWhenUsed/>
    <w:rsid w:val="00BB7BA4"/>
    <w:pPr>
      <w:tabs>
        <w:tab w:val="left" w:pos="380"/>
      </w:tabs>
      <w:spacing w:line="480" w:lineRule="auto"/>
      <w:ind w:left="384" w:hanging="384"/>
    </w:pPr>
  </w:style>
  <w:style w:type="paragraph" w:styleId="ListParagraph">
    <w:name w:val="List Paragraph"/>
    <w:basedOn w:val="Normal"/>
    <w:uiPriority w:val="34"/>
    <w:qFormat/>
    <w:rsid w:val="003841CD"/>
    <w:pPr>
      <w:ind w:left="720"/>
      <w:contextualSpacing/>
    </w:pPr>
  </w:style>
  <w:style w:type="character" w:styleId="FollowedHyperlink">
    <w:name w:val="FollowedHyperlink"/>
    <w:basedOn w:val="DefaultParagraphFont"/>
    <w:uiPriority w:val="99"/>
    <w:semiHidden/>
    <w:unhideWhenUsed/>
    <w:rsid w:val="002C511B"/>
    <w:rPr>
      <w:color w:val="954F72" w:themeColor="followedHyperlink"/>
      <w:u w:val="single"/>
    </w:rPr>
  </w:style>
  <w:style w:type="paragraph" w:styleId="Revision">
    <w:name w:val="Revision"/>
    <w:hidden/>
    <w:uiPriority w:val="99"/>
    <w:semiHidden/>
    <w:rsid w:val="007D29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F15FB-19A6-D344-8F93-E072FB15F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19</Pages>
  <Words>22847</Words>
  <Characters>130231</Characters>
  <Application>Microsoft Office Word</Application>
  <DocSecurity>0</DocSecurity>
  <Lines>1085</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Horigan</dc:creator>
  <cp:keywords/>
  <dc:description/>
  <cp:lastModifiedBy>Cara Brook</cp:lastModifiedBy>
  <cp:revision>6</cp:revision>
  <cp:lastPrinted>2023-02-27T15:13:00Z</cp:lastPrinted>
  <dcterms:created xsi:type="dcterms:W3CDTF">2023-03-02T18:09:00Z</dcterms:created>
  <dcterms:modified xsi:type="dcterms:W3CDTF">2023-03-03T02:35:00Z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id="hKk4OCtM"/&gt;&lt;style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